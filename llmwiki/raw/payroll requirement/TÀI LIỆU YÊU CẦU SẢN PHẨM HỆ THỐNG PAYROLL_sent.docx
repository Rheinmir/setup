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BB4B18D" w:rsidP="2BB4B18D" w:rsidRDefault="2BB4B18D" w14:paraId="4EA1FD4F" w14:textId="11FB3169">
      <w:pPr>
        <w:pStyle w:val="Heading1"/>
        <w:shd w:val="clear" w:color="auto" w:fill="FFFFFF" w:themeFill="background1"/>
        <w:spacing w:before="0" w:after="270" w:line="420" w:lineRule="auto"/>
      </w:pPr>
      <w:del w:author="Gia, Tran Bui Hoang" w:date="2026-07-08T09:28:50.732Z" w16du:dateUtc="2026-07-08T09:28:50.732Z" w:id="842389909">
        <w:r w:rsidRPr="03729DB0" w:rsidDel="2BB4B18D">
          <w:rPr>
            <w:rFonts w:ascii="Lexend Deca Light" w:hAnsi="Lexend Deca Light" w:eastAsia="Lexend Deca Light" w:cs="Lexend Deca Light"/>
            <w:b w:val="1"/>
            <w:bCs w:val="1"/>
            <w:color w:val="2B2D31"/>
            <w:sz w:val="48"/>
            <w:szCs w:val="48"/>
          </w:rPr>
          <w:delText>T</w:delText>
        </w:r>
      </w:del>
      <w:r w:rsidRPr="03729DB0" w:rsidR="2BB4B18D">
        <w:rPr>
          <w:rFonts w:ascii="Lexend Deca Light" w:hAnsi="Lexend Deca Light" w:eastAsia="Lexend Deca Light" w:cs="Lexend Deca Light"/>
          <w:b w:val="1"/>
          <w:bCs w:val="1"/>
          <w:color w:val="2B2D31"/>
          <w:sz w:val="48"/>
          <w:szCs w:val="48"/>
        </w:rPr>
        <w:t>ÀI LIỆU YÊU CẦU SẢN PHẨM (PRD)</w:t>
      </w:r>
    </w:p>
    <w:p w:rsidR="2BB4B18D" w:rsidP="2BB4B18D" w:rsidRDefault="2BB4B18D" w14:paraId="25BBB1CC" w14:textId="1970B958">
      <w:pPr>
        <w:pStyle w:val="Heading1"/>
        <w:shd w:val="clear" w:color="auto" w:fill="FFFFFF" w:themeFill="background1"/>
        <w:spacing w:before="0" w:after="0" w:line="420" w:lineRule="auto"/>
      </w:pPr>
      <w:r w:rsidRPr="2BB4B18D">
        <w:rPr>
          <w:rFonts w:ascii="Lexend Deca Light" w:hAnsi="Lexend Deca Light" w:eastAsia="Lexend Deca Light" w:cs="Lexend Deca Light"/>
          <w:b/>
          <w:bCs/>
          <w:color w:val="2B2D31"/>
          <w:sz w:val="48"/>
          <w:szCs w:val="48"/>
        </w:rPr>
        <w:t>HỆ THỐNG TÍNH LƯƠNG TRUNG TÂM (CORE PAYROLL SYSTEM)</w:t>
      </w:r>
    </w:p>
    <w:p w:rsidR="2BB4B18D" w:rsidP="2BB4B18D" w:rsidRDefault="2BB4B18D" w14:paraId="6C6AC5B8" w14:textId="36A3AE04">
      <w:pPr>
        <w:shd w:val="clear" w:color="auto" w:fill="FFFFFF" w:themeFill="background1"/>
        <w:spacing w:before="210" w:after="270" w:line="315" w:lineRule="auto"/>
      </w:pPr>
      <w:r w:rsidRPr="2BB4B18D">
        <w:rPr>
          <w:rFonts w:ascii="Lexend Deca Light" w:hAnsi="Lexend Deca Light" w:eastAsia="Lexend Deca Light" w:cs="Lexend Deca Light"/>
          <w:b/>
          <w:bCs/>
          <w:color w:val="2B2D31"/>
          <w:sz w:val="21"/>
          <w:szCs w:val="21"/>
        </w:rPr>
        <w:t>Dự án:</w:t>
      </w:r>
      <w:r w:rsidRPr="2BB4B18D">
        <w:rPr>
          <w:rFonts w:ascii="Lexend Deca Light" w:hAnsi="Lexend Deca Light" w:eastAsia="Lexend Deca Light" w:cs="Lexend Deca Light"/>
          <w:color w:val="2B2D31"/>
          <w:sz w:val="21"/>
          <w:szCs w:val="21"/>
        </w:rPr>
        <w:t xml:space="preserve"> Unicons / Coteccons Payroll System</w:t>
      </w:r>
      <w:r>
        <w:br/>
      </w:r>
      <w:r w:rsidRPr="2BB4B18D">
        <w:rPr>
          <w:rFonts w:ascii="Lexend Deca Light" w:hAnsi="Lexend Deca Light" w:eastAsia="Lexend Deca Light" w:cs="Lexend Deca Light"/>
          <w:b/>
          <w:bCs/>
          <w:color w:val="2B2D31"/>
          <w:sz w:val="21"/>
          <w:szCs w:val="21"/>
        </w:rPr>
        <w:t>Phiên bản:</w:t>
      </w:r>
      <w:r w:rsidRPr="2BB4B18D">
        <w:rPr>
          <w:rFonts w:ascii="Lexend Deca Light" w:hAnsi="Lexend Deca Light" w:eastAsia="Lexend Deca Light" w:cs="Lexend Deca Light"/>
          <w:color w:val="2B2D31"/>
          <w:sz w:val="21"/>
          <w:szCs w:val="21"/>
        </w:rPr>
        <w:t xml:space="preserve"> 3.0 (Cập nhật Workday, SAP Integration &amp; Luật BHXH)</w:t>
      </w:r>
      <w:r>
        <w:br/>
      </w:r>
      <w:r w:rsidRPr="2BB4B18D">
        <w:rPr>
          <w:rFonts w:ascii="Lexend Deca Light" w:hAnsi="Lexend Deca Light" w:eastAsia="Lexend Deca Light" w:cs="Lexend Deca Light"/>
          <w:b/>
          <w:bCs/>
          <w:color w:val="2B2D31"/>
          <w:sz w:val="21"/>
          <w:szCs w:val="21"/>
        </w:rPr>
        <w:t>Trạng thái:</w:t>
      </w:r>
      <w:r w:rsidRPr="2BB4B18D">
        <w:rPr>
          <w:rFonts w:ascii="Lexend Deca Light" w:hAnsi="Lexend Deca Light" w:eastAsia="Lexend Deca Light" w:cs="Lexend Deca Light"/>
          <w:color w:val="2B2D31"/>
          <w:sz w:val="21"/>
          <w:szCs w:val="21"/>
        </w:rPr>
        <w:t xml:space="preserve"> Sẵn sàng phát triển (Ready for Dev)</w:t>
      </w:r>
    </w:p>
    <w:p w:rsidR="2BB4B18D" w:rsidRDefault="2BB4B18D" w14:paraId="12DE8760" w14:textId="3736EAB6"/>
    <w:p w:rsidR="2BB4B18D" w:rsidP="2BB4B18D" w:rsidRDefault="2BB4B18D" w14:paraId="7BF31463" w14:textId="72270904">
      <w:pPr>
        <w:pStyle w:val="Heading2"/>
        <w:shd w:val="clear" w:color="auto" w:fill="FFFFFF" w:themeFill="background1"/>
        <w:spacing w:before="0" w:after="0"/>
      </w:pPr>
      <w:r w:rsidRPr="2BB4B18D">
        <w:rPr>
          <w:rFonts w:ascii="Lexend Deca Light" w:hAnsi="Lexend Deca Light" w:eastAsia="Lexend Deca Light" w:cs="Lexend Deca Light"/>
          <w:b/>
          <w:bCs/>
          <w:color w:val="2B2D31"/>
          <w:sz w:val="36"/>
          <w:szCs w:val="36"/>
        </w:rPr>
        <w:t>1. TỔNG QUAN HỆ THỐNG</w:t>
      </w:r>
    </w:p>
    <w:p w:rsidR="2BB4B18D" w:rsidP="2BB4B18D" w:rsidRDefault="62AF67DC" w14:paraId="5502C523" w14:textId="680C5C89">
      <w:pPr>
        <w:shd w:val="clear" w:color="auto" w:fill="FFFFFF" w:themeFill="background1"/>
        <w:spacing w:before="210" w:after="270" w:line="315" w:lineRule="auto"/>
      </w:pPr>
      <w:r w:rsidRPr="62AF67DC">
        <w:rPr>
          <w:rFonts w:ascii="Lexend Deca Light" w:hAnsi="Lexend Deca Light" w:eastAsia="Lexend Deca Light" w:cs="Lexend Deca Light"/>
          <w:color w:val="2B2D31"/>
          <w:sz w:val="21"/>
          <w:szCs w:val="21"/>
        </w:rPr>
        <w:t xml:space="preserve">Xây dựng một lõi tính lương (Payroll Engine) độc lập, chuyên biệt dành riêng cho phòng HR/C&amp;B. Hệ thống đóng vai trò trung gian: </w:t>
      </w:r>
      <w:r w:rsidRPr="62AF67DC">
        <w:rPr>
          <w:rFonts w:ascii="Lexend Deca Light" w:hAnsi="Lexend Deca Light" w:eastAsia="Lexend Deca Light" w:cs="Lexend Deca Light"/>
          <w:b/>
          <w:bCs/>
          <w:color w:val="2B2D31"/>
          <w:sz w:val="21"/>
          <w:szCs w:val="21"/>
        </w:rPr>
        <w:t>Nhận</w:t>
      </w:r>
      <w:r w:rsidRPr="62AF67DC">
        <w:rPr>
          <w:rFonts w:ascii="Lexend Deca Light" w:hAnsi="Lexend Deca Light" w:eastAsia="Lexend Deca Light" w:cs="Lexend Deca Light"/>
          <w:color w:val="2B2D31"/>
          <w:sz w:val="21"/>
          <w:szCs w:val="21"/>
        </w:rPr>
        <w:t xml:space="preserve"> dữ liệu nhân sự/chấm công từ </w:t>
      </w:r>
      <w:r w:rsidRPr="62AF67DC">
        <w:rPr>
          <w:rFonts w:ascii="Lexend Deca Light" w:hAnsi="Lexend Deca Light" w:eastAsia="Lexend Deca Light" w:cs="Lexend Deca Light"/>
          <w:b/>
          <w:bCs/>
          <w:color w:val="2B2D31"/>
          <w:sz w:val="21"/>
          <w:szCs w:val="21"/>
        </w:rPr>
        <w:t>Workday</w:t>
      </w:r>
      <w:r w:rsidRPr="62AF67DC">
        <w:rPr>
          <w:rFonts w:ascii="Lexend Deca Light" w:hAnsi="Lexend Deca Light" w:eastAsia="Lexend Deca Light" w:cs="Lexend Deca Light"/>
          <w:color w:val="2B2D31"/>
          <w:sz w:val="21"/>
          <w:szCs w:val="21"/>
        </w:rPr>
        <w:t xml:space="preserve"> và tỷ lệ phân bổ chi phí từ </w:t>
      </w:r>
      <w:r w:rsidRPr="62AF67DC">
        <w:rPr>
          <w:rFonts w:ascii="Lexend Deca Light" w:hAnsi="Lexend Deca Light" w:eastAsia="Lexend Deca Light" w:cs="Lexend Deca Light"/>
          <w:b/>
          <w:bCs/>
          <w:color w:val="2B2D31"/>
          <w:sz w:val="21"/>
          <w:szCs w:val="21"/>
        </w:rPr>
        <w:t>SAP</w:t>
      </w:r>
      <w:r w:rsidRPr="62AF67DC">
        <w:rPr>
          <w:rFonts w:ascii="Lexend Deca Light" w:hAnsi="Lexend Deca Light" w:eastAsia="Lexend Deca Light" w:cs="Lexend Deca Light"/>
          <w:color w:val="2B2D31"/>
          <w:sz w:val="21"/>
          <w:szCs w:val="21"/>
        </w:rPr>
        <w:t xml:space="preserve">, </w:t>
      </w:r>
      <w:r w:rsidRPr="62AF67DC">
        <w:rPr>
          <w:rFonts w:ascii="Lexend Deca Light" w:hAnsi="Lexend Deca Light" w:eastAsia="Lexend Deca Light" w:cs="Lexend Deca Light"/>
          <w:b/>
          <w:bCs/>
          <w:color w:val="2B2D31"/>
          <w:sz w:val="21"/>
          <w:szCs w:val="21"/>
        </w:rPr>
        <w:t>Tính toán</w:t>
      </w:r>
      <w:r w:rsidRPr="62AF67DC">
        <w:rPr>
          <w:rFonts w:ascii="Lexend Deca Light" w:hAnsi="Lexend Deca Light" w:eastAsia="Lexend Deca Light" w:cs="Lexend Deca Light"/>
          <w:color w:val="2B2D31"/>
          <w:sz w:val="21"/>
          <w:szCs w:val="21"/>
        </w:rPr>
        <w:t xml:space="preserve"> các cấu trúc lương/thưởng/phụ cấp/bảo hiểm phức tạp, và </w:t>
      </w:r>
      <w:r w:rsidRPr="62AF67DC">
        <w:rPr>
          <w:rFonts w:ascii="Lexend Deca Light" w:hAnsi="Lexend Deca Light" w:eastAsia="Lexend Deca Light" w:cs="Lexend Deca Light"/>
          <w:b/>
          <w:bCs/>
          <w:color w:val="2B2D31"/>
          <w:sz w:val="21"/>
          <w:szCs w:val="21"/>
        </w:rPr>
        <w:t>Xuất</w:t>
      </w:r>
      <w:r w:rsidRPr="62AF67DC">
        <w:rPr>
          <w:rFonts w:ascii="Lexend Deca Light" w:hAnsi="Lexend Deca Light" w:eastAsia="Lexend Deca Light" w:cs="Lexend Deca Light"/>
          <w:color w:val="2B2D31"/>
          <w:sz w:val="21"/>
          <w:szCs w:val="21"/>
        </w:rPr>
        <w:t xml:space="preserve"> dữ liệu trả về Workday (Payslip), Ngân hàng (File thanh toán), và SAP (Chi phí kế toán).</w:t>
      </w:r>
    </w:p>
    <w:p w:rsidR="2BB4B18D" w:rsidP="2BB4B18D" w:rsidRDefault="2BB4B18D" w14:paraId="57FE98B6" w14:textId="2ABFB289">
      <w:pPr>
        <w:shd w:val="clear" w:color="auto" w:fill="FFFFFF" w:themeFill="background1"/>
        <w:spacing w:before="210" w:after="270" w:line="315" w:lineRule="auto"/>
      </w:pPr>
      <w:r w:rsidRPr="2BB4B18D">
        <w:rPr>
          <w:rFonts w:ascii="Lexend Deca Light" w:hAnsi="Lexend Deca Light" w:eastAsia="Lexend Deca Light" w:cs="Lexend Deca Light"/>
          <w:color w:val="2B2D31"/>
          <w:sz w:val="21"/>
          <w:szCs w:val="21"/>
        </w:rPr>
        <w:t xml:space="preserve">Hệ thống hỗ trợ kiến trúc </w:t>
      </w:r>
      <w:r w:rsidRPr="2BB4B18D">
        <w:rPr>
          <w:rFonts w:ascii="Lexend Deca Light" w:hAnsi="Lexend Deca Light" w:eastAsia="Lexend Deca Light" w:cs="Lexend Deca Light"/>
          <w:b/>
          <w:bCs/>
          <w:color w:val="2B2D31"/>
          <w:sz w:val="21"/>
          <w:szCs w:val="21"/>
        </w:rPr>
        <w:t>Đa công ty (</w:t>
      </w:r>
      <w:r w:rsidRPr="2BB4B18D" w:rsidR="00B668F2">
        <w:rPr>
          <w:rFonts w:ascii="Lexend Deca Light" w:hAnsi="Lexend Deca Light" w:eastAsia="Lexend Deca Light" w:cs="Lexend Deca Light"/>
          <w:b/>
          <w:bCs/>
          <w:color w:val="2B2D31"/>
          <w:sz w:val="21"/>
          <w:szCs w:val="21"/>
        </w:rPr>
        <w:t>multi-</w:t>
      </w:r>
      <w:r w:rsidR="00B668F2">
        <w:rPr>
          <w:rFonts w:ascii="Lexend Deca Light" w:hAnsi="Lexend Deca Light" w:eastAsia="Lexend Deca Light" w:cs="Lexend Deca Light"/>
          <w:b/>
          <w:bCs/>
          <w:color w:val="2B2D31"/>
          <w:sz w:val="21"/>
          <w:szCs w:val="21"/>
        </w:rPr>
        <w:t>tenant</w:t>
      </w:r>
      <w:r w:rsidRPr="2BB4B18D">
        <w:rPr>
          <w:rFonts w:ascii="Lexend Deca Light" w:hAnsi="Lexend Deca Light" w:eastAsia="Lexend Deca Light" w:cs="Lexend Deca Light"/>
          <w:b/>
          <w:bCs/>
          <w:color w:val="2B2D31"/>
          <w:sz w:val="21"/>
          <w:szCs w:val="21"/>
        </w:rPr>
        <w:t>)</w:t>
      </w:r>
      <w:r w:rsidRPr="2BB4B18D">
        <w:rPr>
          <w:rFonts w:ascii="Lexend Deca Light" w:hAnsi="Lexend Deca Light" w:eastAsia="Lexend Deca Light" w:cs="Lexend Deca Light"/>
          <w:color w:val="2B2D31"/>
          <w:sz w:val="21"/>
          <w:szCs w:val="21"/>
        </w:rPr>
        <w:t>, cho phép quản lý nhiều pháp nhân với các chính sách riêng biệt trên cùng một nền tảng.</w:t>
      </w:r>
    </w:p>
    <w:p w:rsidR="2BB4B18D" w:rsidRDefault="2BB4B18D" w14:paraId="4CBF0A80" w14:textId="2FCC9D52"/>
    <w:p w:rsidR="2BB4B18D" w:rsidP="2BB4B18D" w:rsidRDefault="2BB4B18D" w14:paraId="59478E77" w14:textId="46AC9108">
      <w:pPr>
        <w:pStyle w:val="Heading2"/>
        <w:shd w:val="clear" w:color="auto" w:fill="FFFFFF" w:themeFill="background1"/>
        <w:spacing w:before="0" w:after="0"/>
      </w:pPr>
      <w:r w:rsidRPr="2BB4B18D">
        <w:rPr>
          <w:rFonts w:ascii="Lexend Deca Light" w:hAnsi="Lexend Deca Light" w:eastAsia="Lexend Deca Light" w:cs="Lexend Deca Light"/>
          <w:b/>
          <w:bCs/>
          <w:color w:val="2B2D31"/>
          <w:sz w:val="36"/>
          <w:szCs w:val="36"/>
        </w:rPr>
        <w:t>2. KIẾN TRÚC TÍCH HỢP (INTEGRATION ARCHITECTURE)</w:t>
      </w:r>
    </w:p>
    <w:p w:rsidR="2BB4B18D" w:rsidP="2BB4B18D" w:rsidRDefault="2BB4B18D" w14:paraId="7A13684B" w14:textId="262CA773">
      <w:pPr>
        <w:shd w:val="clear" w:color="auto" w:fill="FFFFFF" w:themeFill="background1"/>
        <w:spacing w:before="210" w:after="270" w:line="315" w:lineRule="auto"/>
      </w:pPr>
      <w:r w:rsidRPr="2BB4B18D">
        <w:rPr>
          <w:rFonts w:ascii="Lexend Deca Light" w:hAnsi="Lexend Deca Light" w:eastAsia="Lexend Deca Light" w:cs="Lexend Deca Light"/>
          <w:color w:val="2B2D31"/>
          <w:sz w:val="21"/>
          <w:szCs w:val="21"/>
        </w:rPr>
        <w:t xml:space="preserve">Hệ thống giao tiếp với các </w:t>
      </w:r>
      <w:r w:rsidR="00C169A8">
        <w:rPr>
          <w:rFonts w:ascii="Lexend Deca Light" w:hAnsi="Lexend Deca Light" w:eastAsia="Lexend Deca Light" w:cs="Lexend Deca Light"/>
          <w:color w:val="2B2D31"/>
          <w:sz w:val="21"/>
          <w:szCs w:val="21"/>
        </w:rPr>
        <w:t>bên</w:t>
      </w:r>
      <w:r w:rsidRPr="2BB4B18D">
        <w:rPr>
          <w:rFonts w:ascii="Lexend Deca Light" w:hAnsi="Lexend Deca Light" w:eastAsia="Lexend Deca Light" w:cs="Lexend Deca Light"/>
          <w:color w:val="2B2D31"/>
          <w:sz w:val="21"/>
          <w:szCs w:val="21"/>
        </w:rPr>
        <w:t xml:space="preserve"> sau:</w:t>
      </w:r>
    </w:p>
    <w:p w:rsidR="2BB4B18D" w:rsidP="002C37DF" w:rsidRDefault="2BB4B18D" w14:paraId="02156E48" w14:textId="5E52BDBA">
      <w:pPr>
        <w:pStyle w:val="ListParagraph"/>
        <w:numPr>
          <w:ilvl w:val="0"/>
          <w:numId w:val="16"/>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2BB4B18D">
        <w:rPr>
          <w:rFonts w:ascii="Lexend Deca Light" w:hAnsi="Lexend Deca Light" w:eastAsia="Lexend Deca Light" w:cs="Lexend Deca Light"/>
          <w:b/>
          <w:bCs/>
          <w:color w:val="2B2D31"/>
          <w:sz w:val="21"/>
          <w:szCs w:val="21"/>
        </w:rPr>
        <w:t>Workday (Inbound &amp; Outbound API):</w:t>
      </w:r>
    </w:p>
    <w:p w:rsidR="2BB4B18D" w:rsidP="002C37DF" w:rsidRDefault="2BB4B18D" w14:paraId="72AF910C" w14:textId="584A2DA3">
      <w:pPr>
        <w:pStyle w:val="ListParagraph"/>
        <w:numPr>
          <w:ilvl w:val="1"/>
          <w:numId w:val="6"/>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i/>
          <w:iCs/>
          <w:color w:val="2B2D31"/>
          <w:sz w:val="21"/>
          <w:szCs w:val="21"/>
        </w:rPr>
        <w:t>Inbound:</w:t>
      </w:r>
      <w:r w:rsidRPr="2BB4B18D">
        <w:rPr>
          <w:rFonts w:ascii="Lexend Deca Light" w:hAnsi="Lexend Deca Light" w:eastAsia="Lexend Deca Light" w:cs="Lexend Deca Light"/>
          <w:color w:val="2B2D31"/>
          <w:sz w:val="21"/>
          <w:szCs w:val="21"/>
        </w:rPr>
        <w:t xml:space="preserve"> Nhận Master data, Lịch sử tăng lương, Người phụ thuộc, Quyết định nghỉ việc, Dữ liệu chấm công (Nghỉ phép, OT...).</w:t>
      </w:r>
    </w:p>
    <w:p w:rsidR="2BB4B18D" w:rsidP="002C37DF" w:rsidRDefault="2BB4B18D" w14:paraId="2FBFD167" w14:textId="3E03950F">
      <w:pPr>
        <w:pStyle w:val="ListParagraph"/>
        <w:numPr>
          <w:ilvl w:val="1"/>
          <w:numId w:val="6"/>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i/>
          <w:iCs/>
          <w:color w:val="2B2D31"/>
          <w:sz w:val="21"/>
          <w:szCs w:val="21"/>
        </w:rPr>
        <w:t>Outbound:</w:t>
      </w:r>
      <w:r w:rsidRPr="2BB4B18D">
        <w:rPr>
          <w:rFonts w:ascii="Lexend Deca Light" w:hAnsi="Lexend Deca Light" w:eastAsia="Lexend Deca Light" w:cs="Lexend Deca Light"/>
          <w:color w:val="2B2D31"/>
          <w:sz w:val="21"/>
          <w:szCs w:val="21"/>
        </w:rPr>
        <w:t xml:space="preserve"> Đẩy Phiếu lương (Payslip) về lại Workday để nhân viên xem.</w:t>
      </w:r>
    </w:p>
    <w:p w:rsidR="2BB4B18D" w:rsidP="002C37DF" w:rsidRDefault="62AF67DC" w14:paraId="2B22141C" w14:textId="4EEC46B5">
      <w:pPr>
        <w:pStyle w:val="ListParagraph"/>
        <w:numPr>
          <w:ilvl w:val="0"/>
          <w:numId w:val="16"/>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62AF67DC">
        <w:rPr>
          <w:rFonts w:ascii="Lexend Deca Light" w:hAnsi="Lexend Deca Light" w:eastAsia="Lexend Deca Light" w:cs="Lexend Deca Light"/>
          <w:b/>
          <w:bCs/>
          <w:color w:val="2B2D31"/>
          <w:sz w:val="21"/>
          <w:szCs w:val="21"/>
        </w:rPr>
        <w:t>Kế toán &amp; SAP:</w:t>
      </w:r>
    </w:p>
    <w:p w:rsidR="2BB4B18D" w:rsidP="002C37DF" w:rsidRDefault="62AF67DC" w14:paraId="1684968E" w14:textId="74B2D7A5">
      <w:pPr>
        <w:pStyle w:val="ListParagraph"/>
        <w:numPr>
          <w:ilvl w:val="1"/>
          <w:numId w:val="10"/>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62AF67DC">
        <w:rPr>
          <w:rFonts w:ascii="Lexend Deca Light" w:hAnsi="Lexend Deca Light" w:eastAsia="Lexend Deca Light" w:cs="Lexend Deca Light"/>
          <w:i/>
          <w:iCs/>
          <w:color w:val="2B2D31"/>
          <w:sz w:val="21"/>
          <w:szCs w:val="21"/>
        </w:rPr>
        <w:t>Inbound:</w:t>
      </w:r>
      <w:r w:rsidRPr="62AF67DC">
        <w:rPr>
          <w:rFonts w:ascii="Lexend Deca Light" w:hAnsi="Lexend Deca Light" w:eastAsia="Lexend Deca Light" w:cs="Lexend Deca Light"/>
          <w:color w:val="2B2D31"/>
          <w:sz w:val="21"/>
          <w:szCs w:val="21"/>
        </w:rPr>
        <w:t xml:space="preserve"> Nhận file phân bổ chi phí (Cost Allocation) của nhân sự kiêm nhiệm dự án (VD: 30% Dự án A, 70% Dự án B) hoặc lấy từ Workday. </w:t>
      </w:r>
    </w:p>
    <w:p w:rsidR="2BB4B18D" w:rsidP="002C37DF" w:rsidRDefault="62AF67DC" w14:paraId="0E7FE228" w14:textId="38214408">
      <w:pPr>
        <w:pStyle w:val="ListParagraph"/>
        <w:numPr>
          <w:ilvl w:val="1"/>
          <w:numId w:val="10"/>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62AF67DC">
        <w:rPr>
          <w:rFonts w:ascii="Lexend Deca Light" w:hAnsi="Lexend Deca Light" w:eastAsia="Lexend Deca Light" w:cs="Lexend Deca Light"/>
          <w:i/>
          <w:iCs/>
          <w:color w:val="2B2D31"/>
          <w:sz w:val="21"/>
          <w:szCs w:val="21"/>
        </w:rPr>
        <w:t>Outbound:</w:t>
      </w:r>
      <w:r w:rsidRPr="62AF67DC">
        <w:rPr>
          <w:rFonts w:ascii="Lexend Deca Light" w:hAnsi="Lexend Deca Light" w:eastAsia="Lexend Deca Light" w:cs="Lexend Deca Light"/>
          <w:color w:val="2B2D31"/>
          <w:sz w:val="21"/>
          <w:szCs w:val="21"/>
        </w:rPr>
        <w:t xml:space="preserve"> Trả file kết quả lương/chi phí đã hạch toán cho SAP.</w:t>
      </w:r>
    </w:p>
    <w:p w:rsidR="2BB4B18D" w:rsidP="002C37DF" w:rsidRDefault="2BB4B18D" w14:paraId="27950F77" w14:textId="6F74E330">
      <w:pPr>
        <w:pStyle w:val="ListParagraph"/>
        <w:numPr>
          <w:ilvl w:val="0"/>
          <w:numId w:val="16"/>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2BB4B18D">
        <w:rPr>
          <w:rFonts w:ascii="Lexend Deca Light" w:hAnsi="Lexend Deca Light" w:eastAsia="Lexend Deca Light" w:cs="Lexend Deca Light"/>
          <w:b/>
          <w:bCs/>
          <w:color w:val="2B2D31"/>
          <w:sz w:val="21"/>
          <w:szCs w:val="21"/>
        </w:rPr>
        <w:t>Hệ thống Ngân hàng (Export):</w:t>
      </w:r>
    </w:p>
    <w:p w:rsidR="2BB4B18D" w:rsidP="002C37DF" w:rsidRDefault="2BB4B18D" w14:paraId="2E5493A2" w14:textId="5E1A44B4">
      <w:pPr>
        <w:pStyle w:val="ListParagraph"/>
        <w:numPr>
          <w:ilvl w:val="1"/>
          <w:numId w:val="9"/>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 xml:space="preserve">Xuất template chuyển khoản tự động chuẩn định dạng của các ngân hàng nội địa và quốc tế </w:t>
      </w:r>
    </w:p>
    <w:p w:rsidR="2BB4B18D" w:rsidRDefault="2BB4B18D" w14:paraId="55ACBD25" w14:textId="6191E96B"/>
    <w:p w:rsidR="2BB4B18D" w:rsidP="2BB4B18D" w:rsidRDefault="2BB4B18D" w14:paraId="01451115" w14:textId="13CEAA3B">
      <w:pPr>
        <w:pStyle w:val="Heading2"/>
        <w:shd w:val="clear" w:color="auto" w:fill="FFFFFF" w:themeFill="background1"/>
        <w:spacing w:before="0" w:after="0"/>
      </w:pPr>
      <w:r w:rsidRPr="2BB4B18D">
        <w:rPr>
          <w:rFonts w:ascii="Lexend Deca Light" w:hAnsi="Lexend Deca Light" w:eastAsia="Lexend Deca Light" w:cs="Lexend Deca Light"/>
          <w:b/>
          <w:bCs/>
          <w:color w:val="2B2D31"/>
          <w:sz w:val="36"/>
          <w:szCs w:val="36"/>
        </w:rPr>
        <w:t>3. QUẢN LÝ ĐỊNH DANH &amp; PHÂN QUYỀN</w:t>
      </w:r>
    </w:p>
    <w:p w:rsidR="2BB4B18D" w:rsidP="002C37DF" w:rsidRDefault="2BB4B18D" w14:paraId="7845A53D" w14:textId="44D882E3">
      <w:pPr>
        <w:pStyle w:val="ListParagraph"/>
        <w:numPr>
          <w:ilvl w:val="0"/>
          <w:numId w:val="11"/>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Đối tượng sử dụng:</w:t>
      </w:r>
      <w:r w:rsidRPr="2BB4B18D">
        <w:rPr>
          <w:rFonts w:ascii="Lexend Deca Light" w:hAnsi="Lexend Deca Light" w:eastAsia="Lexend Deca Light" w:cs="Lexend Deca Light"/>
          <w:color w:val="2B2D31"/>
          <w:sz w:val="21"/>
          <w:szCs w:val="21"/>
        </w:rPr>
        <w:t xml:space="preserve"> Hệ thống </w:t>
      </w:r>
      <w:r w:rsidRPr="2BB4B18D">
        <w:rPr>
          <w:rFonts w:ascii="Lexend Deca Light" w:hAnsi="Lexend Deca Light" w:eastAsia="Lexend Deca Light" w:cs="Lexend Deca Light"/>
          <w:b/>
          <w:bCs/>
          <w:color w:val="2B2D31"/>
          <w:sz w:val="21"/>
          <w:szCs w:val="21"/>
        </w:rPr>
        <w:t>chỉ dành cho HR Admin và C&amp;B Staff</w:t>
      </w:r>
      <w:r w:rsidRPr="2BB4B18D">
        <w:rPr>
          <w:rFonts w:ascii="Lexend Deca Light" w:hAnsi="Lexend Deca Light" w:eastAsia="Lexend Deca Light" w:cs="Lexend Deca Light"/>
          <w:color w:val="2B2D31"/>
          <w:sz w:val="21"/>
          <w:szCs w:val="21"/>
        </w:rPr>
        <w:t>. Không có tài khoản dành cho nhân viên (Regular Employee) hay Trưởng bộ phận trên hệ thống này.</w:t>
      </w:r>
    </w:p>
    <w:p w:rsidR="2BB4B18D" w:rsidP="002C37DF" w:rsidRDefault="2BB4B18D" w14:paraId="6BB15A0D" w14:textId="3B0B79F9">
      <w:pPr>
        <w:pStyle w:val="ListParagraph"/>
        <w:numPr>
          <w:ilvl w:val="0"/>
          <w:numId w:val="11"/>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Xác thực:</w:t>
      </w:r>
      <w:r w:rsidRPr="2BB4B18D">
        <w:rPr>
          <w:rFonts w:ascii="Lexend Deca Light" w:hAnsi="Lexend Deca Light" w:eastAsia="Lexend Deca Light" w:cs="Lexend Deca Light"/>
          <w:color w:val="2B2D31"/>
          <w:sz w:val="21"/>
          <w:szCs w:val="21"/>
        </w:rPr>
        <w:t xml:space="preserve"> Azure Active Directory (SSO).</w:t>
      </w:r>
    </w:p>
    <w:p w:rsidR="2BB4B18D" w:rsidP="002C37DF" w:rsidRDefault="2BB4B18D" w14:paraId="31CDF923" w14:textId="5EED2D24">
      <w:pPr>
        <w:pStyle w:val="ListParagraph"/>
        <w:numPr>
          <w:ilvl w:val="0"/>
          <w:numId w:val="11"/>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Data Masking:</w:t>
      </w:r>
      <w:r w:rsidRPr="2BB4B18D">
        <w:rPr>
          <w:rFonts w:ascii="Lexend Deca Light" w:hAnsi="Lexend Deca Light" w:eastAsia="Lexend Deca Light" w:cs="Lexend Deca Light"/>
          <w:color w:val="2B2D31"/>
          <w:sz w:val="21"/>
          <w:szCs w:val="21"/>
        </w:rPr>
        <w:t xml:space="preserve"> Hỗ trợ phân quyền xem dữ liệu theo từng Pháp nhân (Công ty con).</w:t>
      </w:r>
    </w:p>
    <w:p w:rsidR="2BB4B18D" w:rsidRDefault="2BB4B18D" w14:paraId="12588A63" w14:textId="05E32D9D"/>
    <w:p w:rsidR="2BB4B18D" w:rsidP="2BB4B18D" w:rsidRDefault="2BB4B18D" w14:paraId="06FF0225" w14:textId="791344F1">
      <w:pPr>
        <w:pStyle w:val="Heading2"/>
        <w:shd w:val="clear" w:color="auto" w:fill="FFFFFF" w:themeFill="background1"/>
        <w:spacing w:before="0" w:after="270"/>
      </w:pPr>
      <w:r w:rsidRPr="2BB4B18D">
        <w:rPr>
          <w:rFonts w:ascii="Lexend Deca Light" w:hAnsi="Lexend Deca Light" w:eastAsia="Lexend Deca Light" w:cs="Lexend Deca Light"/>
          <w:b/>
          <w:bCs/>
          <w:color w:val="2B2D31"/>
          <w:sz w:val="36"/>
          <w:szCs w:val="36"/>
        </w:rPr>
        <w:t>4. ĐẶC TẢ NGHIỆP VỤ CỐT LÕI (BUSINESS LOGIC)</w:t>
      </w:r>
    </w:p>
    <w:p w:rsidR="2BB4B18D" w:rsidP="2BB4B18D" w:rsidRDefault="2BB4B18D" w14:paraId="533E3F48" w14:textId="61A81C41">
      <w:pPr>
        <w:pStyle w:val="Heading3"/>
        <w:shd w:val="clear" w:color="auto" w:fill="FFFFFF" w:themeFill="background1"/>
        <w:spacing w:before="0" w:after="0"/>
      </w:pPr>
      <w:r w:rsidRPr="2BB4B18D">
        <w:rPr>
          <w:rFonts w:ascii="Lexend Deca Light" w:hAnsi="Lexend Deca Light" w:eastAsia="Lexend Deca Light" w:cs="Lexend Deca Light"/>
          <w:b/>
          <w:bCs/>
          <w:color w:val="2B2D31"/>
        </w:rPr>
        <w:t>4.1. Logic Thời gian &amp; Khóa kỳ (Dual-Cycle Logic)</w:t>
      </w:r>
    </w:p>
    <w:p w:rsidR="2BB4B18D" w:rsidP="2BB4B18D" w:rsidRDefault="2BB4B18D" w14:paraId="1F4A1DCB" w14:textId="0A84BD15">
      <w:pPr>
        <w:shd w:val="clear" w:color="auto" w:fill="FFFFFF" w:themeFill="background1"/>
        <w:spacing w:before="210" w:after="270" w:line="315" w:lineRule="auto"/>
      </w:pPr>
      <w:r w:rsidRPr="2BB4B18D">
        <w:rPr>
          <w:rFonts w:ascii="Lexend Deca Light" w:hAnsi="Lexend Deca Light" w:eastAsia="Lexend Deca Light" w:cs="Lexend Deca Light"/>
          <w:color w:val="2B2D31"/>
          <w:sz w:val="21"/>
          <w:szCs w:val="21"/>
        </w:rPr>
        <w:t>Hệ thống phải xử lý độc lập 2 chu kỳ thời gian:</w:t>
      </w:r>
    </w:p>
    <w:p w:rsidR="2BB4B18D" w:rsidP="002C37DF" w:rsidRDefault="2BB4B18D" w14:paraId="4DBDD59D" w14:textId="0669064A">
      <w:pPr>
        <w:pStyle w:val="ListParagraph"/>
        <w:numPr>
          <w:ilvl w:val="0"/>
          <w:numId w:val="4"/>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Kỳ tính lương &amp; chấm công:</w:t>
      </w:r>
      <w:r w:rsidRPr="2BB4B18D">
        <w:rPr>
          <w:rFonts w:ascii="Lexend Deca Light" w:hAnsi="Lexend Deca Light" w:eastAsia="Lexend Deca Light" w:cs="Lexend Deca Light"/>
          <w:color w:val="2B2D31"/>
          <w:sz w:val="21"/>
          <w:szCs w:val="21"/>
        </w:rPr>
        <w:t xml:space="preserve"> Đếm từ ngày </w:t>
      </w:r>
      <w:r w:rsidRPr="2BB4B18D">
        <w:rPr>
          <w:rFonts w:ascii="Lexend Deca Light" w:hAnsi="Lexend Deca Light" w:eastAsia="Lexend Deca Light" w:cs="Lexend Deca Light"/>
          <w:b/>
          <w:bCs/>
          <w:color w:val="2B2D31"/>
          <w:sz w:val="21"/>
          <w:szCs w:val="21"/>
        </w:rPr>
        <w:t>21 (tháng N-1) đến ngày 20 (tháng N)</w:t>
      </w:r>
      <w:r w:rsidRPr="2BB4B18D">
        <w:rPr>
          <w:rFonts w:ascii="Lexend Deca Light" w:hAnsi="Lexend Deca Light" w:eastAsia="Lexend Deca Light" w:cs="Lexend Deca Light"/>
          <w:color w:val="2B2D31"/>
          <w:sz w:val="21"/>
          <w:szCs w:val="21"/>
        </w:rPr>
        <w:t>.</w:t>
      </w:r>
    </w:p>
    <w:p w:rsidRPr="001C6B66" w:rsidR="2BB4B18D" w:rsidP="001C6B66" w:rsidRDefault="2BB4B18D" w14:paraId="2B1093FA" w14:textId="74BAF580">
      <w:pPr>
        <w:pStyle w:val="ListParagraph"/>
        <w:numPr>
          <w:ilvl w:val="0"/>
          <w:numId w:val="4"/>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001C6B66">
        <w:rPr>
          <w:rFonts w:ascii="Lexend Deca Light" w:hAnsi="Lexend Deca Light" w:eastAsia="Lexend Deca Light" w:cs="Lexend Deca Light"/>
          <w:b/>
          <w:bCs/>
          <w:color w:val="2B2D31"/>
          <w:sz w:val="21"/>
          <w:szCs w:val="21"/>
        </w:rPr>
        <w:t>Kỳ tính Bảo hiểm (BHXH):</w:t>
      </w:r>
      <w:r w:rsidRPr="001C6B66">
        <w:rPr>
          <w:rFonts w:ascii="Lexend Deca Light" w:hAnsi="Lexend Deca Light" w:eastAsia="Lexend Deca Light" w:cs="Lexend Deca Light"/>
          <w:color w:val="2B2D31"/>
          <w:sz w:val="21"/>
          <w:szCs w:val="21"/>
        </w:rPr>
        <w:t xml:space="preserve"> Đếm từ ngày </w:t>
      </w:r>
      <w:r w:rsidRPr="001C6B66">
        <w:rPr>
          <w:rFonts w:ascii="Lexend Deca Light" w:hAnsi="Lexend Deca Light" w:eastAsia="Lexend Deca Light" w:cs="Lexend Deca Light"/>
          <w:b/>
          <w:bCs/>
          <w:color w:val="2B2D31"/>
          <w:sz w:val="21"/>
          <w:szCs w:val="21"/>
        </w:rPr>
        <w:t>01 đến ngày cuối cùng của tháng N</w:t>
      </w:r>
      <w:r w:rsidRPr="001C6B66">
        <w:rPr>
          <w:rFonts w:ascii="Lexend Deca Light" w:hAnsi="Lexend Deca Light" w:eastAsia="Lexend Deca Light" w:cs="Lexend Deca Light"/>
          <w:color w:val="2B2D31"/>
          <w:sz w:val="21"/>
          <w:szCs w:val="21"/>
        </w:rPr>
        <w:t>. Hệ thống tự động đọc ngày hiệu lực của các quyết định nghỉ không lương</w:t>
      </w:r>
      <w:ins w:author="Bui Thi Thanh" w:date="2026-03-06T10:40:00Z" w16du:dateUtc="2026-03-06T03:40:00Z" w:id="0">
        <w:r w:rsidRPr="006D31C4" w:rsidR="001C6B66">
          <w:rPr>
            <w:rFonts w:ascii="Lexend Deca Light" w:hAnsi="Lexend Deca Light" w:eastAsia="Lexend Deca Light" w:cs="Lexend Deca Light"/>
            <w:color w:val="2B2D31"/>
            <w:sz w:val="21"/>
            <w:szCs w:val="21"/>
          </w:rPr>
          <w:t>, ng</w:t>
        </w:r>
        <w:r w:rsidRPr="001C6B66" w:rsidR="001C6B66">
          <w:rPr>
            <w:rFonts w:ascii="Lexend Deca Light" w:hAnsi="Lexend Deca Light" w:eastAsia="Lexend Deca Light" w:cs="Lexend Deca Light"/>
            <w:color w:val="2B2D31"/>
            <w:sz w:val="21"/>
            <w:szCs w:val="21"/>
          </w:rPr>
          <w:t>ày nghỉ việc, từ thử việc vào chính thức….</w:t>
        </w:r>
      </w:ins>
      <w:del w:author="Bui Thi Thanh" w:date="2026-03-06T10:41:00Z" w16du:dateUtc="2026-03-06T03:41:00Z" w:id="1">
        <w:r w:rsidRPr="001C6B66" w:rsidDel="001C6B66">
          <w:rPr>
            <w:rFonts w:ascii="Lexend Deca Light" w:hAnsi="Lexend Deca Light" w:eastAsia="Lexend Deca Light" w:cs="Lexend Deca Light"/>
            <w:color w:val="2B2D31"/>
            <w:sz w:val="21"/>
            <w:szCs w:val="21"/>
          </w:rPr>
          <w:delText xml:space="preserve"> </w:delText>
        </w:r>
      </w:del>
      <w:r w:rsidRPr="001C6B66">
        <w:rPr>
          <w:rFonts w:ascii="Lexend Deca Light" w:hAnsi="Lexend Deca Light" w:eastAsia="Lexend Deca Light" w:cs="Lexend Deca Light"/>
          <w:color w:val="2B2D31"/>
          <w:sz w:val="21"/>
          <w:szCs w:val="21"/>
        </w:rPr>
        <w:t xml:space="preserve">từ </w:t>
      </w:r>
      <w:commentRangeStart w:id="2"/>
      <w:r w:rsidRPr="001C6B66">
        <w:rPr>
          <w:rFonts w:ascii="Lexend Deca Light" w:hAnsi="Lexend Deca Light" w:eastAsia="Lexend Deca Light" w:cs="Lexend Deca Light"/>
          <w:color w:val="2B2D31"/>
          <w:sz w:val="21"/>
          <w:szCs w:val="21"/>
        </w:rPr>
        <w:t>Workday</w:t>
      </w:r>
      <w:commentRangeEnd w:id="2"/>
      <w:r w:rsidRPr="001C6B66" w:rsidR="008E15BF">
        <w:rPr>
          <w:rStyle w:val="CommentReference"/>
          <w:rFonts w:ascii="Lexend Deca Light" w:hAnsi="Lexend Deca Light" w:eastAsia="Lexend Deca Light" w:cs="Lexend Deca Light"/>
          <w:color w:val="2B2D31"/>
          <w:sz w:val="21"/>
          <w:szCs w:val="21"/>
        </w:rPr>
        <w:commentReference w:id="2"/>
      </w:r>
      <w:r w:rsidRPr="001C6B66">
        <w:rPr>
          <w:rFonts w:ascii="Lexend Deca Light" w:hAnsi="Lexend Deca Light" w:eastAsia="Lexend Deca Light" w:cs="Lexend Deca Light"/>
          <w:color w:val="2B2D31"/>
          <w:sz w:val="21"/>
          <w:szCs w:val="21"/>
        </w:rPr>
        <w:t xml:space="preserve"> để quét trong phạm vi lịch của tháng dương lịch</w:t>
      </w:r>
      <w:del w:author="Bui Thi Thanh" w:date="2026-03-06T10:40:00Z" w16du:dateUtc="2026-03-06T03:40:00Z" w:id="3">
        <w:r w:rsidRPr="001C6B66" w:rsidDel="001C6B66">
          <w:rPr>
            <w:rFonts w:ascii="Lexend Deca Light" w:hAnsi="Lexend Deca Light" w:eastAsia="Lexend Deca Light" w:cs="Lexend Deca Light"/>
            <w:color w:val="2B2D31"/>
            <w:sz w:val="21"/>
            <w:szCs w:val="21"/>
          </w:rPr>
          <w:delText>.</w:delText>
        </w:r>
      </w:del>
    </w:p>
    <w:p w:rsidR="2BB4B18D" w:rsidP="002C37DF" w:rsidRDefault="2BB4B18D" w14:paraId="71ACD4F7" w14:textId="6E237D77">
      <w:pPr>
        <w:pStyle w:val="ListParagraph"/>
        <w:numPr>
          <w:ilvl w:val="0"/>
          <w:numId w:val="4"/>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Khóa dữ liệu (Lock Period):</w:t>
      </w:r>
      <w:r w:rsidRPr="2BB4B18D">
        <w:rPr>
          <w:rFonts w:ascii="Lexend Deca Light" w:hAnsi="Lexend Deca Light" w:eastAsia="Lexend Deca Light" w:cs="Lexend Deca Light"/>
          <w:color w:val="2B2D31"/>
          <w:sz w:val="21"/>
          <w:szCs w:val="21"/>
        </w:rPr>
        <w:t xml:space="preserve"> HR chốt và khóa dữ liệu theo tháng để bảo vệ tính toàn vẹn của số liệu.</w:t>
      </w:r>
    </w:p>
    <w:p w:rsidR="2BB4B18D" w:rsidP="2BB4B18D" w:rsidRDefault="2BB4B18D" w14:paraId="21FCD859" w14:textId="695EDA98">
      <w:pPr>
        <w:pStyle w:val="Heading3"/>
        <w:shd w:val="clear" w:color="auto" w:fill="FFFFFF" w:themeFill="background1"/>
        <w:spacing w:before="0" w:after="0"/>
      </w:pPr>
      <w:r w:rsidRPr="2BB4B18D">
        <w:rPr>
          <w:rFonts w:ascii="Lexend Deca Light" w:hAnsi="Lexend Deca Light" w:eastAsia="Lexend Deca Light" w:cs="Lexend Deca Light"/>
          <w:b/>
          <w:bCs/>
          <w:color w:val="2B2D31"/>
        </w:rPr>
        <w:t>4.2. Logic Chấm công (Time &amp; Attendance)</w:t>
      </w:r>
    </w:p>
    <w:p w:rsidRPr="00596323" w:rsidR="00596323" w:rsidP="002C37DF" w:rsidRDefault="00596323" w14:paraId="4F3221CE" w14:textId="08B07C75">
      <w:pPr>
        <w:pStyle w:val="ListParagraph"/>
        <w:numPr>
          <w:ilvl w:val="0"/>
          <w:numId w:val="1"/>
        </w:numPr>
        <w:shd w:val="clear" w:color="auto" w:fill="FFFFFF" w:themeFill="background1"/>
        <w:spacing w:after="105" w:line="315" w:lineRule="auto"/>
        <w:rPr>
          <w:ins w:author="Bui Thi Thanh" w:date="2026-03-06T10:46:00Z" w16du:dateUtc="2026-03-06T03:46:00Z" w:id="4"/>
          <w:rFonts w:ascii="Lexend Deca Light" w:hAnsi="Lexend Deca Light" w:eastAsia="Lexend Deca Light" w:cs="Lexend Deca Light"/>
          <w:color w:val="2B2D31"/>
          <w:sz w:val="21"/>
          <w:szCs w:val="21"/>
          <w:rPrChange w:author="Bui Thi Thanh" w:date="2026-03-06T10:46:00Z" w16du:dateUtc="2026-03-06T03:46:00Z" w:id="5">
            <w:rPr>
              <w:ins w:author="Bui Thi Thanh" w:date="2026-03-06T10:46:00Z" w16du:dateUtc="2026-03-06T03:46:00Z" w:id="6"/>
              <w:rFonts w:ascii="Lexend Deca Light" w:hAnsi="Lexend Deca Light" w:eastAsia="Lexend Deca Light" w:cs="Lexend Deca Light"/>
              <w:b/>
              <w:bCs/>
              <w:color w:val="2B2D31"/>
              <w:sz w:val="21"/>
              <w:szCs w:val="21"/>
            </w:rPr>
          </w:rPrChange>
        </w:rPr>
      </w:pPr>
      <w:ins w:author="Bui Thi Thanh" w:date="2026-03-06T10:46:00Z" w16du:dateUtc="2026-03-06T03:46:00Z" w:id="7">
        <w:r>
          <w:rPr>
            <w:rFonts w:ascii="Lexend Deca Light" w:hAnsi="Lexend Deca Light" w:eastAsia="Lexend Deca Light" w:cs="Lexend Deca Light"/>
            <w:color w:val="2B2D31"/>
            <w:sz w:val="21"/>
            <w:szCs w:val="21"/>
          </w:rPr>
          <w:t xml:space="preserve">Công chuẩn: lấy từ </w:t>
        </w:r>
        <w:r w:rsidRPr="2BB4B18D">
          <w:rPr>
            <w:rFonts w:ascii="Lexend Deca Light" w:hAnsi="Lexend Deca Light" w:eastAsia="Lexend Deca Light" w:cs="Lexend Deca Light"/>
            <w:color w:val="2B2D31"/>
            <w:sz w:val="21"/>
            <w:szCs w:val="21"/>
          </w:rPr>
          <w:t>Workday</w:t>
        </w:r>
      </w:ins>
    </w:p>
    <w:p w:rsidR="2BB4B18D" w:rsidP="002C37DF" w:rsidRDefault="2BB4B18D" w14:paraId="1B5B7816" w14:textId="0DB40BB7">
      <w:pPr>
        <w:pStyle w:val="ListParagraph"/>
        <w:numPr>
          <w:ilvl w:val="0"/>
          <w:numId w:val="1"/>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Chấm công nhanh:</w:t>
      </w:r>
      <w:r w:rsidRPr="2BB4B18D">
        <w:rPr>
          <w:rFonts w:ascii="Lexend Deca Light" w:hAnsi="Lexend Deca Light" w:eastAsia="Lexend Deca Light" w:cs="Lexend Deca Light"/>
          <w:color w:val="2B2D31"/>
          <w:sz w:val="21"/>
          <w:szCs w:val="21"/>
        </w:rPr>
        <w:t xml:space="preserve"> Mặc định fill đủ công chuẩn. Tự động trừ đi các ngày nghỉ phép/nghỉ không lương</w:t>
      </w:r>
      <w:ins w:author="Bui Thi Thanh" w:date="2026-03-06T10:01:00Z" w16du:dateUtc="2026-03-06T03:01:00Z" w:id="8">
        <w:r w:rsidR="00881764">
          <w:rPr>
            <w:rFonts w:ascii="Lexend Deca Light" w:hAnsi="Lexend Deca Light" w:eastAsia="Lexend Deca Light" w:cs="Lexend Deca Light"/>
            <w:color w:val="2B2D31"/>
            <w:sz w:val="21"/>
            <w:szCs w:val="21"/>
          </w:rPr>
          <w:t>/nghỉ việc/ốm…</w:t>
        </w:r>
      </w:ins>
      <w:r w:rsidRPr="2BB4B18D">
        <w:rPr>
          <w:rFonts w:ascii="Lexend Deca Light" w:hAnsi="Lexend Deca Light" w:eastAsia="Lexend Deca Light" w:cs="Lexend Deca Light"/>
          <w:color w:val="2B2D31"/>
          <w:sz w:val="21"/>
          <w:szCs w:val="21"/>
        </w:rPr>
        <w:t xml:space="preserve"> lấy từ Workday.</w:t>
      </w:r>
    </w:p>
    <w:p w:rsidR="2BB4B18D" w:rsidP="002C37DF" w:rsidRDefault="2BB4B18D" w14:paraId="54BAD048" w14:textId="49004EC5">
      <w:pPr>
        <w:pStyle w:val="ListParagraph"/>
        <w:numPr>
          <w:ilvl w:val="0"/>
          <w:numId w:val="1"/>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Phân loại công:</w:t>
      </w:r>
      <w:r w:rsidRPr="2BB4B18D">
        <w:rPr>
          <w:rFonts w:ascii="Lexend Deca Light" w:hAnsi="Lexend Deca Light" w:eastAsia="Lexend Deca Light" w:cs="Lexend Deca Light"/>
          <w:color w:val="2B2D31"/>
          <w:sz w:val="21"/>
          <w:szCs w:val="21"/>
        </w:rPr>
        <w:t xml:space="preserve"> Hỗ trợ tách biệt công thường, công bù, OT, công ca đêm.</w:t>
      </w:r>
    </w:p>
    <w:p w:rsidR="2BB4B18D" w:rsidP="2BB4B18D" w:rsidRDefault="2BB4B18D" w14:paraId="6C63BD9F" w14:textId="2F1E7C1D">
      <w:pPr>
        <w:pStyle w:val="Heading3"/>
        <w:shd w:val="clear" w:color="auto" w:fill="FFFFFF" w:themeFill="background1"/>
        <w:spacing w:before="0" w:after="0"/>
      </w:pPr>
      <w:r w:rsidRPr="2BB4B18D">
        <w:rPr>
          <w:rFonts w:ascii="Lexend Deca Light" w:hAnsi="Lexend Deca Light" w:eastAsia="Lexend Deca Light" w:cs="Lexend Deca Light"/>
          <w:b/>
          <w:bCs/>
          <w:color w:val="2B2D31"/>
        </w:rPr>
        <w:t>4.3. Logic Tính Lương, Phụ cấp &amp; Điều động (Payroll &amp; Allowances)</w:t>
      </w:r>
    </w:p>
    <w:p w:rsidR="2BB4B18D" w:rsidP="002C37DF" w:rsidRDefault="2BB4B18D" w14:paraId="7CD47C0C" w14:textId="23C09B9E">
      <w:pPr>
        <w:pStyle w:val="ListParagraph"/>
        <w:numPr>
          <w:ilvl w:val="0"/>
          <w:numId w:val="13"/>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Phụ cấp đi lại phức tạp:</w:t>
      </w:r>
      <w:r w:rsidRPr="2BB4B18D">
        <w:rPr>
          <w:rFonts w:ascii="Lexend Deca Light" w:hAnsi="Lexend Deca Light" w:eastAsia="Lexend Deca Light" w:cs="Lexend Deca Light"/>
          <w:color w:val="2B2D31"/>
          <w:sz w:val="21"/>
          <w:szCs w:val="21"/>
        </w:rPr>
        <w:t xml:space="preserve"> Tự động tính dựa trên </w:t>
      </w:r>
      <w:r w:rsidRPr="008E15BF">
        <w:rPr>
          <w:rFonts w:ascii="Lexend Deca Light" w:hAnsi="Lexend Deca Light" w:eastAsia="Lexend Deca Light" w:cs="Lexend Deca Light"/>
          <w:strike/>
          <w:color w:val="2B2D31"/>
          <w:sz w:val="21"/>
          <w:szCs w:val="21"/>
          <w:rPrChange w:author="Bui Thi Thanh" w:date="2026-03-06T09:18:00Z" w16du:dateUtc="2026-03-06T02:18:00Z" w:id="9">
            <w:rPr>
              <w:rFonts w:ascii="Lexend Deca Light" w:hAnsi="Lexend Deca Light" w:eastAsia="Lexend Deca Light" w:cs="Lexend Deca Light"/>
              <w:color w:val="2B2D31"/>
              <w:sz w:val="21"/>
              <w:szCs w:val="21"/>
            </w:rPr>
          </w:rPrChange>
        </w:rPr>
        <w:t>Mức lương cơ bản</w:t>
      </w:r>
      <w:ins w:author="Bui Thi Thanh" w:date="2026-03-06T09:18:00Z" w16du:dateUtc="2026-03-06T02:18:00Z" w:id="10">
        <w:r w:rsidR="008E15BF">
          <w:rPr>
            <w:rFonts w:ascii="Lexend Deca Light" w:hAnsi="Lexend Deca Light" w:eastAsia="Lexend Deca Light" w:cs="Lexend Deca Light"/>
            <w:strike/>
            <w:color w:val="2B2D31"/>
            <w:sz w:val="21"/>
            <w:szCs w:val="21"/>
          </w:rPr>
          <w:t xml:space="preserve"> </w:t>
        </w:r>
        <w:r w:rsidRPr="008E15BF" w:rsidR="008E15BF">
          <w:rPr>
            <w:rFonts w:ascii="Lexend Deca Light" w:hAnsi="Lexend Deca Light" w:eastAsia="Lexend Deca Light" w:cs="Lexend Deca Light"/>
            <w:color w:val="2B2D31"/>
            <w:sz w:val="21"/>
            <w:szCs w:val="21"/>
            <w:rPrChange w:author="Bui Thi Thanh" w:date="2026-03-06T09:19:00Z" w16du:dateUtc="2026-03-06T02:19:00Z" w:id="11">
              <w:rPr>
                <w:rFonts w:ascii="Lexend Deca Light" w:hAnsi="Lexend Deca Light" w:eastAsia="Lexend Deca Light" w:cs="Lexend Deca Light"/>
                <w:strike/>
                <w:color w:val="2B2D31"/>
                <w:sz w:val="21"/>
                <w:szCs w:val="21"/>
              </w:rPr>
            </w:rPrChange>
          </w:rPr>
          <w:t>cấp bậc</w:t>
        </w:r>
      </w:ins>
      <w:r w:rsidRPr="008E15BF">
        <w:rPr>
          <w:rFonts w:ascii="Lexend Deca Light" w:hAnsi="Lexend Deca Light" w:eastAsia="Lexend Deca Light" w:cs="Lexend Deca Light"/>
          <w:color w:val="2B2D31"/>
          <w:sz w:val="21"/>
          <w:szCs w:val="21"/>
        </w:rPr>
        <w:t>,</w:t>
      </w:r>
      <w:r w:rsidRPr="2BB4B18D">
        <w:rPr>
          <w:rFonts w:ascii="Lexend Deca Light" w:hAnsi="Lexend Deca Light" w:eastAsia="Lexend Deca Light" w:cs="Lexend Deca Light"/>
          <w:color w:val="2B2D31"/>
          <w:sz w:val="21"/>
          <w:szCs w:val="21"/>
        </w:rPr>
        <w:t xml:space="preserve"> Nơi </w:t>
      </w:r>
      <w:commentRangeStart w:id="12"/>
      <w:r w:rsidRPr="2BB4B18D">
        <w:rPr>
          <w:rFonts w:ascii="Lexend Deca Light" w:hAnsi="Lexend Deca Light" w:eastAsia="Lexend Deca Light" w:cs="Lexend Deca Light"/>
          <w:color w:val="2B2D31"/>
          <w:sz w:val="21"/>
          <w:szCs w:val="21"/>
        </w:rPr>
        <w:t>làm</w:t>
      </w:r>
      <w:commentRangeEnd w:id="12"/>
      <w:r w:rsidRPr="2BB4B18D" w:rsidR="008E15BF">
        <w:rPr>
          <w:rStyle w:val="CommentReference"/>
          <w:rFonts w:ascii="Lexend Deca Light" w:hAnsi="Lexend Deca Light" w:eastAsia="Lexend Deca Light" w:cs="Lexend Deca Light"/>
          <w:color w:val="2B2D31"/>
          <w:sz w:val="21"/>
          <w:szCs w:val="21"/>
        </w:rPr>
        <w:commentReference w:id="12"/>
      </w:r>
      <w:r w:rsidRPr="2BB4B18D">
        <w:rPr>
          <w:rFonts w:ascii="Lexend Deca Light" w:hAnsi="Lexend Deca Light" w:eastAsia="Lexend Deca Light" w:cs="Lexend Deca Light"/>
          <w:color w:val="2B2D31"/>
          <w:sz w:val="21"/>
          <w:szCs w:val="21"/>
        </w:rPr>
        <w:t xml:space="preserve"> việc, Nơi cư trú, và Nơi tuyển dụng.</w:t>
      </w:r>
    </w:p>
    <w:p w:rsidR="000A14A0" w:rsidP="002C37DF" w:rsidRDefault="000A14A0" w14:paraId="13EE1CDC" w14:textId="516C5331">
      <w:pPr>
        <w:pStyle w:val="ListParagraph"/>
        <w:numPr>
          <w:ilvl w:val="0"/>
          <w:numId w:val="13"/>
        </w:numPr>
        <w:shd w:val="clear" w:color="auto" w:fill="FFFFFF" w:themeFill="background1"/>
        <w:spacing w:after="105" w:line="315" w:lineRule="auto"/>
        <w:rPr>
          <w:ins w:author="Bui Thi Thanh" w:date="2026-03-06T09:29:00Z" w16du:dateUtc="2026-03-06T02:29:00Z" w:id="13"/>
          <w:rFonts w:ascii="Lexend Deca Light" w:hAnsi="Lexend Deca Light" w:eastAsia="Lexend Deca Light" w:cs="Lexend Deca Light"/>
          <w:b/>
          <w:bCs/>
          <w:color w:val="2B2D31"/>
          <w:sz w:val="21"/>
          <w:szCs w:val="21"/>
        </w:rPr>
      </w:pPr>
      <w:ins w:author="Bui Thi Thanh" w:date="2026-03-06T09:29:00Z" w16du:dateUtc="2026-03-06T02:29:00Z" w:id="14">
        <w:r>
          <w:rPr>
            <w:rFonts w:ascii="Lexend Deca Light" w:hAnsi="Lexend Deca Light" w:eastAsia="Lexend Deca Light" w:cs="Lexend Deca Light"/>
            <w:b/>
            <w:bCs/>
            <w:color w:val="2B2D31"/>
            <w:sz w:val="21"/>
            <w:szCs w:val="21"/>
          </w:rPr>
          <w:t>Phụ cấp điện thoại: theo level</w:t>
        </w:r>
      </w:ins>
    </w:p>
    <w:p w:rsidR="000A14A0" w:rsidP="002C37DF" w:rsidRDefault="000A14A0" w14:paraId="147F8411" w14:textId="0E49A599">
      <w:pPr>
        <w:pStyle w:val="ListParagraph"/>
        <w:numPr>
          <w:ilvl w:val="0"/>
          <w:numId w:val="13"/>
        </w:numPr>
        <w:shd w:val="clear" w:color="auto" w:fill="FFFFFF" w:themeFill="background1"/>
        <w:spacing w:after="105" w:line="315" w:lineRule="auto"/>
        <w:rPr>
          <w:ins w:author="Bui Thi Thanh" w:date="2026-03-06T09:30:00Z" w16du:dateUtc="2026-03-06T02:30:00Z" w:id="15"/>
          <w:rFonts w:ascii="Lexend Deca Light" w:hAnsi="Lexend Deca Light" w:eastAsia="Lexend Deca Light" w:cs="Lexend Deca Light"/>
          <w:b/>
          <w:bCs/>
          <w:color w:val="2B2D31"/>
          <w:sz w:val="21"/>
          <w:szCs w:val="21"/>
        </w:rPr>
      </w:pPr>
      <w:ins w:author="Bui Thi Thanh" w:date="2026-03-06T09:29:00Z" w16du:dateUtc="2026-03-06T02:29:00Z" w:id="16">
        <w:r>
          <w:rPr>
            <w:rFonts w:ascii="Lexend Deca Light" w:hAnsi="Lexend Deca Light" w:eastAsia="Lexend Deca Light" w:cs="Lexend Deca Light"/>
            <w:b/>
            <w:bCs/>
            <w:color w:val="2B2D31"/>
            <w:sz w:val="21"/>
            <w:szCs w:val="21"/>
          </w:rPr>
          <w:t>Phụ cấp nhi</w:t>
        </w:r>
      </w:ins>
      <w:ins w:author="Bui Thi Thanh" w:date="2026-03-06T09:30:00Z" w16du:dateUtc="2026-03-06T02:30:00Z" w:id="17">
        <w:r>
          <w:rPr>
            <w:rFonts w:ascii="Lexend Deca Light" w:hAnsi="Lexend Deca Light" w:eastAsia="Lexend Deca Light" w:cs="Lexend Deca Light"/>
            <w:b/>
            <w:bCs/>
            <w:color w:val="2B2D31"/>
            <w:sz w:val="21"/>
            <w:szCs w:val="21"/>
          </w:rPr>
          <w:t xml:space="preserve">ên liệu: </w:t>
        </w:r>
      </w:ins>
    </w:p>
    <w:p w:rsidR="000A14A0" w:rsidP="000A14A0" w:rsidRDefault="000A14A0" w14:paraId="7E189FFD" w14:textId="05E6D5A3">
      <w:pPr>
        <w:pStyle w:val="ListParagraph"/>
        <w:numPr>
          <w:ilvl w:val="0"/>
          <w:numId w:val="17"/>
        </w:numPr>
        <w:shd w:val="clear" w:color="auto" w:fill="FFFFFF" w:themeFill="background1"/>
        <w:spacing w:after="105" w:line="315" w:lineRule="auto"/>
        <w:rPr>
          <w:ins w:author="Bui Thi Thanh" w:date="2026-03-06T09:30:00Z" w16du:dateUtc="2026-03-06T02:30:00Z" w:id="18"/>
          <w:rFonts w:ascii="Lexend Deca Light" w:hAnsi="Lexend Deca Light" w:eastAsia="Lexend Deca Light" w:cs="Lexend Deca Light"/>
          <w:b/>
          <w:bCs/>
          <w:color w:val="2B2D31"/>
          <w:sz w:val="21"/>
          <w:szCs w:val="21"/>
        </w:rPr>
      </w:pPr>
      <w:ins w:author="Bui Thi Thanh" w:date="2026-03-06T09:30:00Z" w16du:dateUtc="2026-03-06T02:30:00Z" w:id="19">
        <w:r>
          <w:rPr>
            <w:rFonts w:ascii="Lexend Deca Light" w:hAnsi="Lexend Deca Light" w:eastAsia="Lexend Deca Light" w:cs="Lexend Deca Light"/>
            <w:b/>
            <w:bCs/>
            <w:color w:val="2B2D31"/>
            <w:sz w:val="21"/>
            <w:szCs w:val="21"/>
          </w:rPr>
          <w:t>Công trg: level 2 trở lên: định mức 1tr/tháng</w:t>
        </w:r>
      </w:ins>
    </w:p>
    <w:p w:rsidR="000A14A0" w:rsidP="000A14A0" w:rsidRDefault="000A14A0" w14:paraId="4DAB786F" w14:textId="3BC91197">
      <w:pPr>
        <w:pStyle w:val="ListParagraph"/>
        <w:numPr>
          <w:ilvl w:val="0"/>
          <w:numId w:val="17"/>
        </w:numPr>
        <w:shd w:val="clear" w:color="auto" w:fill="FFFFFF" w:themeFill="background1"/>
        <w:spacing w:after="105" w:line="315" w:lineRule="auto"/>
        <w:rPr>
          <w:ins w:author="Bui Thi Thanh" w:date="2026-03-06T09:33:00Z" w16du:dateUtc="2026-03-06T02:33:00Z" w:id="20"/>
          <w:rFonts w:ascii="Lexend Deca Light" w:hAnsi="Lexend Deca Light" w:eastAsia="Lexend Deca Light" w:cs="Lexend Deca Light"/>
          <w:b/>
          <w:bCs/>
          <w:color w:val="2B2D31"/>
          <w:sz w:val="21"/>
          <w:szCs w:val="21"/>
        </w:rPr>
      </w:pPr>
      <w:ins w:author="Bui Thi Thanh" w:date="2026-03-06T09:30:00Z" w16du:dateUtc="2026-03-06T02:30:00Z" w:id="21">
        <w:r>
          <w:rPr>
            <w:rFonts w:ascii="Lexend Deca Light" w:hAnsi="Lexend Deca Light" w:eastAsia="Lexend Deca Light" w:cs="Lexend Deca Light"/>
            <w:b/>
            <w:bCs/>
            <w:color w:val="2B2D31"/>
            <w:sz w:val="21"/>
            <w:szCs w:val="21"/>
          </w:rPr>
          <w:t>Văn phòng: theo phê duyệt: up duyệt riêng, định mức 800k/tháng</w:t>
        </w:r>
      </w:ins>
    </w:p>
    <w:p w:rsidR="00E00C8B" w:rsidP="000A14A0" w:rsidRDefault="00E00C8B" w14:paraId="2FB5F9F9" w14:textId="7E5E1D64">
      <w:pPr>
        <w:pStyle w:val="ListParagraph"/>
        <w:numPr>
          <w:ilvl w:val="0"/>
          <w:numId w:val="17"/>
        </w:numPr>
        <w:shd w:val="clear" w:color="auto" w:fill="FFFFFF" w:themeFill="background1"/>
        <w:spacing w:after="105" w:line="315" w:lineRule="auto"/>
        <w:rPr>
          <w:ins w:author="Bui Thi Thanh" w:date="2026-03-06T09:30:00Z" w16du:dateUtc="2026-03-06T02:30:00Z" w:id="22"/>
          <w:rFonts w:ascii="Lexend Deca Light" w:hAnsi="Lexend Deca Light" w:eastAsia="Lexend Deca Light" w:cs="Lexend Deca Light"/>
          <w:b/>
          <w:bCs/>
          <w:color w:val="2B2D31"/>
          <w:sz w:val="21"/>
          <w:szCs w:val="21"/>
        </w:rPr>
      </w:pPr>
      <w:ins w:author="Bui Thi Thanh" w:date="2026-03-06T09:33:00Z" w16du:dateUtc="2026-03-06T02:33:00Z" w:id="23">
        <w:r>
          <w:rPr>
            <w:rFonts w:ascii="Lexend Deca Light" w:hAnsi="Lexend Deca Light" w:eastAsia="Lexend Deca Light" w:cs="Lexend Deca Light"/>
            <w:b/>
            <w:bCs/>
            <w:color w:val="2B2D31"/>
            <w:sz w:val="21"/>
            <w:szCs w:val="21"/>
          </w:rPr>
          <w:t xml:space="preserve">Ô tô </w:t>
        </w:r>
      </w:ins>
      <w:ins w:author="Bui Thi Thanh" w:date="2026-03-06T10:47:00Z" w16du:dateUtc="2026-03-06T03:47:00Z" w:id="24">
        <w:r w:rsidR="00596323">
          <w:rPr>
            <w:rFonts w:ascii="Lexend Deca Light" w:hAnsi="Lexend Deca Light" w:eastAsia="Lexend Deca Light" w:cs="Lexend Deca Light"/>
            <w:b/>
            <w:bCs/>
            <w:color w:val="2B2D31"/>
            <w:sz w:val="21"/>
            <w:szCs w:val="21"/>
          </w:rPr>
          <w:t xml:space="preserve">cấp </w:t>
        </w:r>
      </w:ins>
      <w:ins w:author="Bui Thi Thanh" w:date="2026-03-06T09:33:00Z" w16du:dateUtc="2026-03-06T02:33:00Z" w:id="25">
        <w:r>
          <w:rPr>
            <w:rFonts w:ascii="Lexend Deca Light" w:hAnsi="Lexend Deca Light" w:eastAsia="Lexend Deca Light" w:cs="Lexend Deca Light"/>
            <w:b/>
            <w:bCs/>
            <w:color w:val="2B2D31"/>
            <w:sz w:val="21"/>
            <w:szCs w:val="21"/>
          </w:rPr>
          <w:t xml:space="preserve">quản lý: cho up cố định hàng tháng: </w:t>
        </w:r>
      </w:ins>
      <w:ins w:author="Bui Thi Thanh" w:date="2026-03-06T09:34:00Z" w16du:dateUtc="2026-03-06T02:34:00Z" w:id="26">
        <w:r>
          <w:rPr>
            <w:rFonts w:ascii="Lexend Deca Light" w:hAnsi="Lexend Deca Light" w:eastAsia="Lexend Deca Light" w:cs="Lexend Deca Light"/>
            <w:b/>
            <w:bCs/>
            <w:color w:val="2B2D31"/>
            <w:sz w:val="21"/>
            <w:szCs w:val="21"/>
          </w:rPr>
          <w:t>L7: 10tr, L8: 25TR, TG</w:t>
        </w:r>
      </w:ins>
      <w:ins w:author="Bui Thi Thanh" w:date="2026-03-06T10:41:00Z" w16du:dateUtc="2026-03-06T03:41:00Z" w:id="27">
        <w:r w:rsidR="001C6B66">
          <w:rPr>
            <w:rFonts w:ascii="Lexend Deca Light" w:hAnsi="Lexend Deca Light" w:eastAsia="Lexend Deca Light" w:cs="Lexend Deca Light"/>
            <w:b/>
            <w:bCs/>
            <w:color w:val="2B2D31"/>
            <w:sz w:val="21"/>
            <w:szCs w:val="21"/>
          </w:rPr>
          <w:t>Đ</w:t>
        </w:r>
      </w:ins>
      <w:ins w:author="Bui Thi Thanh" w:date="2026-03-06T09:34:00Z" w16du:dateUtc="2026-03-06T02:34:00Z" w:id="28">
        <w:r>
          <w:rPr>
            <w:rFonts w:ascii="Lexend Deca Light" w:hAnsi="Lexend Deca Light" w:eastAsia="Lexend Deca Light" w:cs="Lexend Deca Light"/>
            <w:b/>
            <w:bCs/>
            <w:color w:val="2B2D31"/>
            <w:sz w:val="21"/>
            <w:szCs w:val="21"/>
          </w:rPr>
          <w:t>: 35 TR</w:t>
        </w:r>
      </w:ins>
    </w:p>
    <w:p w:rsidR="000A14A0" w:rsidP="00E00C8B" w:rsidRDefault="00E00C8B" w14:paraId="2202B251" w14:textId="3A1DE280">
      <w:pPr>
        <w:pStyle w:val="ListParagraph"/>
        <w:numPr>
          <w:ilvl w:val="0"/>
          <w:numId w:val="13"/>
        </w:numPr>
        <w:shd w:val="clear" w:color="auto" w:fill="FFFFFF" w:themeFill="background1"/>
        <w:spacing w:after="105" w:line="315" w:lineRule="auto"/>
        <w:rPr>
          <w:ins w:author="Bui Thi Thanh" w:date="2026-03-06T09:41:00Z" w16du:dateUtc="2026-03-06T02:41:00Z" w:id="29"/>
          <w:rFonts w:ascii="Lexend Deca Light" w:hAnsi="Lexend Deca Light" w:eastAsia="Lexend Deca Light" w:cs="Lexend Deca Light"/>
          <w:b/>
          <w:bCs/>
          <w:color w:val="2B2D31"/>
          <w:sz w:val="21"/>
          <w:szCs w:val="21"/>
        </w:rPr>
      </w:pPr>
      <w:ins w:author="Bui Thi Thanh" w:date="2026-03-06T09:31:00Z" w16du:dateUtc="2026-03-06T02:31:00Z" w:id="30">
        <w:r>
          <w:rPr>
            <w:rFonts w:ascii="Lexend Deca Light" w:hAnsi="Lexend Deca Light" w:eastAsia="Lexend Deca Light" w:cs="Lexend Deca Light"/>
            <w:b/>
            <w:bCs/>
            <w:color w:val="2B2D31"/>
            <w:sz w:val="21"/>
            <w:szCs w:val="21"/>
          </w:rPr>
          <w:t>Bữa ăn: set định mức 1-2-3 bữa/ngày, 45k/bữa. Trên 4 tiêng mới dc tính cơm</w:t>
        </w:r>
      </w:ins>
    </w:p>
    <w:p w:rsidR="00281E2D" w:rsidP="00E00C8B" w:rsidRDefault="00281E2D" w14:paraId="0D8F9060" w14:textId="0030DCF7">
      <w:pPr>
        <w:pStyle w:val="ListParagraph"/>
        <w:numPr>
          <w:ilvl w:val="0"/>
          <w:numId w:val="13"/>
        </w:numPr>
        <w:shd w:val="clear" w:color="auto" w:fill="FFFFFF" w:themeFill="background1"/>
        <w:spacing w:after="105" w:line="315" w:lineRule="auto"/>
        <w:rPr>
          <w:ins w:author="Bui Thi Thanh" w:date="2026-03-06T11:13:00Z" w16du:dateUtc="2026-03-06T04:13:00Z" w:id="31"/>
          <w:rFonts w:ascii="Lexend Deca Light" w:hAnsi="Lexend Deca Light" w:eastAsia="Lexend Deca Light" w:cs="Lexend Deca Light"/>
          <w:b/>
          <w:bCs/>
          <w:color w:val="2B2D31"/>
          <w:sz w:val="21"/>
          <w:szCs w:val="21"/>
        </w:rPr>
      </w:pPr>
      <w:ins w:author="Bui Thi Thanh" w:date="2026-03-06T09:41:00Z" w16du:dateUtc="2026-03-06T02:41:00Z" w:id="32">
        <w:r>
          <w:rPr>
            <w:rFonts w:ascii="Lexend Deca Light" w:hAnsi="Lexend Deca Light" w:eastAsia="Lexend Deca Light" w:cs="Lexend Deca Light"/>
            <w:b/>
            <w:bCs/>
            <w:color w:val="2B2D31"/>
            <w:sz w:val="21"/>
            <w:szCs w:val="21"/>
          </w:rPr>
          <w:t>Phụ cấp trách nhiệm: lấy ngày hiệu lực để apply, nếu bổ nhiệm giữa kỳ công</w:t>
        </w:r>
      </w:ins>
    </w:p>
    <w:p w:rsidR="006334F8" w:rsidP="00E00C8B" w:rsidRDefault="006334F8" w14:paraId="3F498B5D" w14:textId="314A4C1D">
      <w:pPr>
        <w:pStyle w:val="ListParagraph"/>
        <w:numPr>
          <w:ilvl w:val="0"/>
          <w:numId w:val="13"/>
        </w:numPr>
        <w:shd w:val="clear" w:color="auto" w:fill="FFFFFF" w:themeFill="background1"/>
        <w:spacing w:after="105" w:line="315" w:lineRule="auto"/>
        <w:rPr>
          <w:ins w:author="Bui Thi Thanh" w:date="2026-03-06T09:41:00Z" w16du:dateUtc="2026-03-06T02:41:00Z" w:id="33"/>
          <w:rFonts w:ascii="Lexend Deca Light" w:hAnsi="Lexend Deca Light" w:eastAsia="Lexend Deca Light" w:cs="Lexend Deca Light"/>
          <w:b/>
          <w:bCs/>
          <w:color w:val="2B2D31"/>
          <w:sz w:val="21"/>
          <w:szCs w:val="21"/>
        </w:rPr>
      </w:pPr>
      <w:ins w:author="Bui Thi Thanh" w:date="2026-03-06T11:13:00Z" w16du:dateUtc="2026-03-06T04:13:00Z" w:id="34">
        <w:r>
          <w:rPr>
            <w:rFonts w:ascii="Lexend Deca Light" w:hAnsi="Lexend Deca Light" w:eastAsia="Lexend Deca Light" w:cs="Lexend Deca Light"/>
            <w:b/>
            <w:bCs/>
            <w:color w:val="2B2D31"/>
            <w:sz w:val="21"/>
            <w:szCs w:val="21"/>
          </w:rPr>
          <w:t>Cho up</w:t>
        </w:r>
      </w:ins>
      <w:ins w:author="Bui Thi Thanh" w:date="2026-03-06T11:14:00Z" w16du:dateUtc="2026-03-06T04:14:00Z" w:id="35">
        <w:r w:rsidR="00C36B32">
          <w:rPr>
            <w:rFonts w:ascii="Lexend Deca Light" w:hAnsi="Lexend Deca Light" w:eastAsia="Lexend Deca Light" w:cs="Lexend Deca Light"/>
            <w:b/>
            <w:bCs/>
            <w:color w:val="2B2D31"/>
            <w:sz w:val="21"/>
            <w:szCs w:val="21"/>
          </w:rPr>
          <w:t xml:space="preserve"> định mức</w:t>
        </w:r>
      </w:ins>
      <w:ins w:author="Bui Thi Thanh" w:date="2026-03-06T11:13:00Z" w16du:dateUtc="2026-03-06T04:13:00Z" w:id="36">
        <w:r>
          <w:rPr>
            <w:rFonts w:ascii="Lexend Deca Light" w:hAnsi="Lexend Deca Light" w:eastAsia="Lexend Deca Light" w:cs="Lexend Deca Light"/>
            <w:b/>
            <w:bCs/>
            <w:color w:val="2B2D31"/>
            <w:sz w:val="21"/>
            <w:szCs w:val="21"/>
          </w:rPr>
          <w:t xml:space="preserve"> phụ cấp duyệt riêng</w:t>
        </w:r>
      </w:ins>
      <w:ins w:author="Bui Thi Thanh" w:date="2026-03-06T11:14:00Z" w16du:dateUtc="2026-03-06T04:14:00Z" w:id="37">
        <w:r w:rsidR="00C36B32">
          <w:rPr>
            <w:rFonts w:ascii="Lexend Deca Light" w:hAnsi="Lexend Deca Light" w:eastAsia="Lexend Deca Light" w:cs="Lexend Deca Light"/>
            <w:b/>
            <w:bCs/>
            <w:color w:val="2B2D31"/>
            <w:sz w:val="21"/>
            <w:szCs w:val="21"/>
          </w:rPr>
          <w:t xml:space="preserve"> có ngày hiệu lực: từ ngày, đến ngày…</w:t>
        </w:r>
      </w:ins>
    </w:p>
    <w:p w:rsidR="00E00C8B" w:rsidP="00E00C8B" w:rsidRDefault="00E00C8B" w14:paraId="36F2DB7A" w14:textId="777D1ED8">
      <w:pPr>
        <w:numPr>
          <w:ilvl w:val="0"/>
          <w:numId w:val="13"/>
        </w:numPr>
        <w:spacing w:after="0" w:line="360" w:lineRule="auto"/>
        <w:jc w:val="both"/>
        <w:rPr>
          <w:ins w:author="Bui Thi Thanh" w:date="2026-03-06T09:44:00Z" w16du:dateUtc="2026-03-06T02:44:00Z" w:id="38"/>
          <w:rFonts w:ascii="Lexend Deca Light" w:hAnsi="Lexend Deca Light" w:eastAsia="Lexend Deca Light" w:cs="Lexend Deca Light"/>
          <w:color w:val="2B2D31"/>
          <w:sz w:val="21"/>
          <w:szCs w:val="21"/>
        </w:rPr>
      </w:pPr>
      <w:ins w:author="Bui Thi Thanh" w:date="2026-03-06T09:32:00Z" w16du:dateUtc="2026-03-06T02:32:00Z" w:id="39">
        <w:r w:rsidRPr="00E00C8B">
          <w:rPr>
            <w:rFonts w:ascii="Lexend Deca Light" w:hAnsi="Lexend Deca Light" w:eastAsia="Lexend Deca Light" w:cs="Lexend Deca Light"/>
            <w:color w:val="2B2D31"/>
            <w:sz w:val="21"/>
            <w:szCs w:val="21"/>
            <w:rPrChange w:author="Bui Thi Thanh" w:date="2026-03-06T09:32:00Z" w16du:dateUtc="2026-03-06T02:32:00Z" w:id="40">
              <w:rPr>
                <w:rFonts w:ascii="Lexend Deca Light" w:hAnsi="Lexend Deca Light"/>
                <w:bCs/>
              </w:rPr>
            </w:rPrChange>
          </w:rPr>
          <w:t>Phụ cấp điện thoại</w:t>
        </w:r>
        <w:r>
          <w:rPr>
            <w:rFonts w:ascii="Lexend Deca Light" w:hAnsi="Lexend Deca Light" w:eastAsia="Lexend Deca Light" w:cs="Lexend Deca Light"/>
            <w:color w:val="2B2D31"/>
            <w:sz w:val="21"/>
            <w:szCs w:val="21"/>
          </w:rPr>
          <w:t xml:space="preserve">, nhiên liệu, đi lại, </w:t>
        </w:r>
      </w:ins>
      <w:ins w:author="Bui Thi Thanh" w:date="2026-03-06T09:43:00Z" w16du:dateUtc="2026-03-06T02:43:00Z" w:id="41">
        <w:r w:rsidR="00281E2D">
          <w:rPr>
            <w:rFonts w:ascii="Lexend Deca Light" w:hAnsi="Lexend Deca Light" w:eastAsia="Lexend Deca Light" w:cs="Lexend Deca Light"/>
            <w:color w:val="2B2D31"/>
            <w:sz w:val="21"/>
            <w:szCs w:val="21"/>
          </w:rPr>
          <w:t xml:space="preserve">trách nhiệm, </w:t>
        </w:r>
      </w:ins>
      <w:ins w:author="Bui Thi Thanh" w:date="2026-03-06T09:32:00Z" w16du:dateUtc="2026-03-06T02:32:00Z" w:id="42">
        <w:r>
          <w:rPr>
            <w:rFonts w:ascii="Lexend Deca Light" w:hAnsi="Lexend Deca Light" w:eastAsia="Lexend Deca Light" w:cs="Lexend Deca Light"/>
            <w:color w:val="2B2D31"/>
            <w:sz w:val="21"/>
            <w:szCs w:val="21"/>
          </w:rPr>
          <w:t>ô tô</w:t>
        </w:r>
      </w:ins>
      <w:ins w:author="Bui Thi Thanh" w:date="2026-03-06T11:13:00Z" w16du:dateUtc="2026-03-06T04:13:00Z" w:id="43">
        <w:r w:rsidR="006334F8">
          <w:rPr>
            <w:rFonts w:ascii="Lexend Deca Light" w:hAnsi="Lexend Deca Light" w:eastAsia="Lexend Deca Light" w:cs="Lexend Deca Light"/>
            <w:color w:val="2B2D31"/>
            <w:sz w:val="21"/>
            <w:szCs w:val="21"/>
          </w:rPr>
          <w:t xml:space="preserve">, </w:t>
        </w:r>
        <w:r w:rsidRPr="006334F8" w:rsidR="006334F8">
          <w:rPr>
            <w:rFonts w:ascii="Lexend Deca Light" w:hAnsi="Lexend Deca Light" w:eastAsia="Lexend Deca Light" w:cs="Lexend Deca Light"/>
            <w:color w:val="2B2D31"/>
            <w:sz w:val="21"/>
            <w:szCs w:val="21"/>
            <w:highlight w:val="yellow"/>
            <w:rPrChange w:author="Bui Thi Thanh" w:date="2026-03-06T11:13:00Z" w16du:dateUtc="2026-03-06T04:13:00Z" w:id="44">
              <w:rPr>
                <w:rFonts w:ascii="Lexend Deca Light" w:hAnsi="Lexend Deca Light" w:eastAsia="Lexend Deca Light" w:cs="Lexend Deca Light"/>
                <w:color w:val="2B2D31"/>
                <w:sz w:val="21"/>
                <w:szCs w:val="21"/>
              </w:rPr>
            </w:rPrChange>
          </w:rPr>
          <w:t>phụ cấp duyệt riêng</w:t>
        </w:r>
      </w:ins>
      <w:ins w:author="Bui Thi Thanh" w:date="2026-03-06T09:32:00Z" w16du:dateUtc="2026-03-06T02:32:00Z" w:id="45">
        <w:r w:rsidRPr="00E00C8B">
          <w:rPr>
            <w:rFonts w:ascii="Lexend Deca Light" w:hAnsi="Lexend Deca Light" w:eastAsia="Lexend Deca Light" w:cs="Lexend Deca Light"/>
            <w:color w:val="2B2D31"/>
            <w:sz w:val="21"/>
            <w:szCs w:val="21"/>
            <w:rPrChange w:author="Bui Thi Thanh" w:date="2026-03-06T09:32:00Z" w16du:dateUtc="2026-03-06T02:32:00Z" w:id="46">
              <w:rPr>
                <w:rFonts w:ascii="Lexend Deca Light" w:hAnsi="Lexend Deca Light"/>
                <w:bCs/>
              </w:rPr>
            </w:rPrChange>
          </w:rPr>
          <w:t xml:space="preserve"> được tính theo ngày hưởng lương thực tế trong tháng dựa theo định mức. Trường hợp số ngày đi làm thực tế dưới 14 (mười bốn) ngày, phụ cấp được tính theo tỷ lệ ngày làm việc thực tế và ngày nghỉ lễ trong tháng.</w:t>
        </w:r>
      </w:ins>
    </w:p>
    <w:p w:rsidRPr="00E00C8B" w:rsidR="00281E2D" w:rsidP="00E00C8B" w:rsidRDefault="00281E2D" w14:paraId="20255F0A" w14:textId="2CEEBEEF">
      <w:pPr>
        <w:numPr>
          <w:ilvl w:val="0"/>
          <w:numId w:val="13"/>
        </w:numPr>
        <w:spacing w:after="0" w:line="360" w:lineRule="auto"/>
        <w:jc w:val="both"/>
        <w:rPr>
          <w:ins w:author="Bui Thi Thanh" w:date="2026-03-06T09:32:00Z" w16du:dateUtc="2026-03-06T02:32:00Z" w:id="47"/>
          <w:rFonts w:ascii="Lexend Deca Light" w:hAnsi="Lexend Deca Light" w:eastAsia="Lexend Deca Light" w:cs="Lexend Deca Light"/>
          <w:color w:val="2B2D31"/>
          <w:sz w:val="21"/>
          <w:szCs w:val="21"/>
          <w:rPrChange w:author="Bui Thi Thanh" w:date="2026-03-06T09:32:00Z" w16du:dateUtc="2026-03-06T02:32:00Z" w:id="48">
            <w:rPr>
              <w:ins w:author="Bui Thi Thanh" w:date="2026-03-06T09:32:00Z" w16du:dateUtc="2026-03-06T02:32:00Z" w:id="49"/>
              <w:rFonts w:ascii="Lexend Deca Light" w:hAnsi="Lexend Deca Light"/>
              <w:bCs/>
            </w:rPr>
          </w:rPrChange>
        </w:rPr>
      </w:pPr>
      <w:ins w:author="Bui Thi Thanh" w:date="2026-03-06T09:44:00Z" w16du:dateUtc="2026-03-06T02:44:00Z" w:id="50">
        <w:r>
          <w:rPr>
            <w:rFonts w:ascii="Lexend Deca Light" w:hAnsi="Lexend Deca Light" w:eastAsia="Lexend Deca Light" w:cs="Lexend Deca Light"/>
            <w:color w:val="2B2D31"/>
            <w:sz w:val="21"/>
            <w:szCs w:val="21"/>
          </w:rPr>
          <w:t xml:space="preserve">Tất cả các loại phụ cấp khi có điều động sẽ dc tính prodata </w:t>
        </w:r>
      </w:ins>
      <w:ins w:author="Bui Thi Thanh" w:date="2026-03-06T09:45:00Z" w16du:dateUtc="2026-03-06T02:45:00Z" w:id="51">
        <w:r>
          <w:rPr>
            <w:rFonts w:ascii="Lexend Deca Light" w:hAnsi="Lexend Deca Light" w:eastAsia="Lexend Deca Light" w:cs="Lexend Deca Light"/>
            <w:color w:val="2B2D31"/>
            <w:sz w:val="21"/>
            <w:szCs w:val="21"/>
          </w:rPr>
          <w:t>theo ngày thực tế từng bộ phận</w:t>
        </w:r>
      </w:ins>
    </w:p>
    <w:p w:rsidR="2BB4B18D" w:rsidP="002C37DF" w:rsidRDefault="2BB4B18D" w14:paraId="669B7064" w14:textId="58F396D4">
      <w:pPr>
        <w:pStyle w:val="ListParagraph"/>
        <w:numPr>
          <w:ilvl w:val="0"/>
          <w:numId w:val="13"/>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2BB4B18D">
        <w:rPr>
          <w:rFonts w:ascii="Lexend Deca Light" w:hAnsi="Lexend Deca Light" w:eastAsia="Lexend Deca Light" w:cs="Lexend Deca Light"/>
          <w:b/>
          <w:bCs/>
          <w:color w:val="2B2D31"/>
          <w:sz w:val="21"/>
          <w:szCs w:val="21"/>
        </w:rPr>
        <w:t>Tách dòng &amp; Phân bổ (Split Logic &amp; Allocation):</w:t>
      </w:r>
    </w:p>
    <w:p w:rsidR="2BB4B18D" w:rsidP="002C37DF" w:rsidRDefault="2BB4B18D" w14:paraId="2E7E9DB7" w14:textId="0B75D225">
      <w:pPr>
        <w:pStyle w:val="ListParagraph"/>
        <w:numPr>
          <w:ilvl w:val="1"/>
          <w:numId w:val="15"/>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i/>
          <w:iCs/>
          <w:color w:val="2B2D31"/>
          <w:sz w:val="21"/>
          <w:szCs w:val="21"/>
        </w:rPr>
        <w:t>Điều động theo thời gian:</w:t>
      </w:r>
      <w:r w:rsidRPr="2BB4B18D">
        <w:rPr>
          <w:rFonts w:ascii="Lexend Deca Light" w:hAnsi="Lexend Deca Light" w:eastAsia="Lexend Deca Light" w:cs="Lexend Deca Light"/>
          <w:color w:val="2B2D31"/>
          <w:sz w:val="21"/>
          <w:szCs w:val="21"/>
        </w:rPr>
        <w:t xml:space="preserve"> Nếu NV làm 5 ngày dự án A, 20 ngày dự án B -&gt; Hệ thống tách 2 dòng lương/phụ cấp tương ứng theo tỷ lệ Pro-rata.</w:t>
      </w:r>
    </w:p>
    <w:p w:rsidR="2BB4B18D" w:rsidP="002C37DF" w:rsidRDefault="62AF67DC" w14:paraId="6597689A" w14:textId="76E4E3DA">
      <w:pPr>
        <w:pStyle w:val="ListParagraph"/>
        <w:numPr>
          <w:ilvl w:val="1"/>
          <w:numId w:val="15"/>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62AF67DC">
        <w:rPr>
          <w:rFonts w:ascii="Lexend Deca Light" w:hAnsi="Lexend Deca Light" w:eastAsia="Lexend Deca Light" w:cs="Lexend Deca Light"/>
          <w:i/>
          <w:iCs/>
          <w:color w:val="2B2D31"/>
          <w:sz w:val="21"/>
          <w:szCs w:val="21"/>
        </w:rPr>
        <w:t>Kiêm nhiệm (Cost Allocation):</w:t>
      </w:r>
      <w:r w:rsidRPr="62AF67DC">
        <w:rPr>
          <w:rFonts w:ascii="Lexend Deca Light" w:hAnsi="Lexend Deca Light" w:eastAsia="Lexend Deca Light" w:cs="Lexend Deca Light"/>
          <w:color w:val="2B2D31"/>
          <w:sz w:val="21"/>
          <w:szCs w:val="21"/>
        </w:rPr>
        <w:t xml:space="preserve"> Dựa vào tỷ lệ % lấy từ file excel của </w:t>
      </w:r>
      <w:commentRangeStart w:id="52"/>
      <w:r w:rsidRPr="62AF67DC">
        <w:rPr>
          <w:rFonts w:ascii="Lexend Deca Light" w:hAnsi="Lexend Deca Light" w:eastAsia="Lexend Deca Light" w:cs="Lexend Deca Light"/>
          <w:color w:val="2B2D31"/>
          <w:sz w:val="21"/>
          <w:szCs w:val="21"/>
        </w:rPr>
        <w:t>kế</w:t>
      </w:r>
      <w:commentRangeEnd w:id="52"/>
      <w:r w:rsidRPr="62AF67DC" w:rsidR="000A14A0">
        <w:rPr>
          <w:rStyle w:val="CommentReference"/>
          <w:rFonts w:ascii="Lexend Deca Light" w:hAnsi="Lexend Deca Light" w:eastAsia="Lexend Deca Light" w:cs="Lexend Deca Light"/>
          <w:color w:val="2B2D31"/>
          <w:sz w:val="21"/>
          <w:szCs w:val="21"/>
        </w:rPr>
        <w:commentReference w:id="52"/>
      </w:r>
      <w:r w:rsidRPr="62AF67DC">
        <w:rPr>
          <w:rFonts w:ascii="Lexend Deca Light" w:hAnsi="Lexend Deca Light" w:eastAsia="Lexend Deca Light" w:cs="Lexend Deca Light"/>
          <w:color w:val="2B2D31"/>
          <w:sz w:val="21"/>
          <w:szCs w:val="21"/>
        </w:rPr>
        <w:t xml:space="preserve"> toán hoặc thông tin từ Workday, phân bổ tổng chi phí lương của NV đó vào các dự án khác nhau. Sau đó thông tin này được đẩy qua SAP.</w:t>
      </w:r>
    </w:p>
    <w:p w:rsidR="2BB4B18D" w:rsidP="2BB4B18D" w:rsidRDefault="2BB4B18D" w14:paraId="187A95FF" w14:textId="4207C799">
      <w:pPr>
        <w:pStyle w:val="Heading3"/>
        <w:shd w:val="clear" w:color="auto" w:fill="FFFFFF" w:themeFill="background1"/>
        <w:spacing w:before="0" w:after="0"/>
      </w:pPr>
      <w:r w:rsidRPr="2BB4B18D">
        <w:rPr>
          <w:rFonts w:ascii="Lexend Deca Light" w:hAnsi="Lexend Deca Light" w:eastAsia="Lexend Deca Light" w:cs="Lexend Deca Light"/>
          <w:b/>
          <w:bCs/>
          <w:color w:val="2B2D31"/>
        </w:rPr>
        <w:t>4.4. Logic Tính Thưởng (Bonus Logic)</w:t>
      </w:r>
    </w:p>
    <w:p w:rsidR="2BB4B18D" w:rsidP="002C37DF" w:rsidRDefault="2BB4B18D" w14:paraId="7DE152BF" w14:textId="6548AE29">
      <w:pPr>
        <w:pStyle w:val="ListParagraph"/>
        <w:numPr>
          <w:ilvl w:val="0"/>
          <w:numId w:val="12"/>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2BB4B18D">
        <w:rPr>
          <w:rFonts w:ascii="Lexend Deca Light" w:hAnsi="Lexend Deca Light" w:eastAsia="Lexend Deca Light" w:cs="Lexend Deca Light"/>
          <w:b/>
          <w:bCs/>
          <w:color w:val="2B2D31"/>
          <w:sz w:val="21"/>
          <w:szCs w:val="21"/>
        </w:rPr>
        <w:t>Công thức Quỹ thưởng (Tết, KPIs, Tháng 13):</w:t>
      </w:r>
    </w:p>
    <w:p w:rsidR="2BB4B18D" w:rsidP="002C37DF" w:rsidRDefault="2BB4B18D" w14:paraId="59E43712" w14:textId="76682D4E">
      <w:pPr>
        <w:pStyle w:val="ListParagraph"/>
        <w:numPr>
          <w:ilvl w:val="1"/>
          <w:numId w:val="3"/>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 xml:space="preserve">Tính dựa trên </w:t>
      </w:r>
      <w:r w:rsidRPr="2BB4B18D">
        <w:rPr>
          <w:rFonts w:ascii="Lexend Deca Light" w:hAnsi="Lexend Deca Light" w:eastAsia="Lexend Deca Light" w:cs="Lexend Deca Light"/>
          <w:b/>
          <w:bCs/>
          <w:color w:val="2B2D31"/>
          <w:sz w:val="21"/>
          <w:szCs w:val="21"/>
        </w:rPr>
        <w:t>Bình quân lương 12 tháng</w:t>
      </w:r>
      <w:ins w:author="Bui Thi Thanh" w:date="2026-03-06T09:45:00Z" w16du:dateUtc="2026-03-06T02:45:00Z" w:id="53">
        <w:r w:rsidR="00281E2D">
          <w:rPr>
            <w:rFonts w:ascii="Lexend Deca Light" w:hAnsi="Lexend Deca Light" w:eastAsia="Lexend Deca Light" w:cs="Lexend Deca Light"/>
            <w:b/>
            <w:bCs/>
            <w:color w:val="2B2D31"/>
            <w:sz w:val="21"/>
            <w:szCs w:val="21"/>
          </w:rPr>
          <w:t xml:space="preserve"> (HR sẽ set thời gian xét để hệ thống tự tính)</w:t>
        </w:r>
      </w:ins>
      <w:r w:rsidRPr="2BB4B18D">
        <w:rPr>
          <w:rFonts w:ascii="Lexend Deca Light" w:hAnsi="Lexend Deca Light" w:eastAsia="Lexend Deca Light" w:cs="Lexend Deca Light"/>
          <w:color w:val="2B2D31"/>
          <w:sz w:val="21"/>
          <w:szCs w:val="21"/>
        </w:rPr>
        <w:t>.</w:t>
      </w:r>
    </w:p>
    <w:p w:rsidR="2BB4B18D" w:rsidP="002C37DF" w:rsidRDefault="2BB4B18D" w14:paraId="19486AB4" w14:textId="04832FDF">
      <w:pPr>
        <w:pStyle w:val="ListParagraph"/>
        <w:numPr>
          <w:ilvl w:val="1"/>
          <w:numId w:val="3"/>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00281E2D">
        <w:rPr>
          <w:rFonts w:ascii="Lexend Deca Light" w:hAnsi="Lexend Deca Light" w:eastAsia="Lexend Deca Light" w:cs="Lexend Deca Light"/>
          <w:strike/>
          <w:color w:val="2B2D31"/>
          <w:sz w:val="21"/>
          <w:szCs w:val="21"/>
          <w:rPrChange w:author="Bui Thi Thanh" w:date="2026-03-06T09:46:00Z" w16du:dateUtc="2026-03-06T02:46:00Z" w:id="54">
            <w:rPr>
              <w:rFonts w:ascii="Lexend Deca Light" w:hAnsi="Lexend Deca Light" w:eastAsia="Lexend Deca Light" w:cs="Lexend Deca Light"/>
              <w:color w:val="2B2D31"/>
              <w:sz w:val="21"/>
              <w:szCs w:val="21"/>
            </w:rPr>
          </w:rPrChange>
        </w:rPr>
        <w:t xml:space="preserve">Áp dụng hệ số </w:t>
      </w:r>
      <w:r w:rsidRPr="00281E2D" w:rsidR="004C359C">
        <w:rPr>
          <w:rFonts w:ascii="Lexend Deca Light" w:hAnsi="Lexend Deca Light" w:eastAsia="Lexend Deca Light" w:cs="Lexend Deca Light"/>
          <w:strike/>
          <w:color w:val="2B2D31"/>
          <w:sz w:val="21"/>
          <w:szCs w:val="21"/>
          <w:rPrChange w:author="Bui Thi Thanh" w:date="2026-03-06T09:46:00Z" w16du:dateUtc="2026-03-06T02:46:00Z" w:id="55">
            <w:rPr>
              <w:rFonts w:ascii="Lexend Deca Light" w:hAnsi="Lexend Deca Light" w:eastAsia="Lexend Deca Light" w:cs="Lexend Deca Light"/>
              <w:color w:val="2B2D31"/>
              <w:sz w:val="21"/>
              <w:szCs w:val="21"/>
            </w:rPr>
          </w:rPrChange>
        </w:rPr>
        <w:t xml:space="preserve">cho từng </w:t>
      </w:r>
      <w:r w:rsidRPr="00281E2D">
        <w:rPr>
          <w:rFonts w:ascii="Lexend Deca Light" w:hAnsi="Lexend Deca Light" w:eastAsia="Lexend Deca Light" w:cs="Lexend Deca Light"/>
          <w:strike/>
          <w:color w:val="2B2D31"/>
          <w:sz w:val="21"/>
          <w:szCs w:val="21"/>
          <w:rPrChange w:author="Bui Thi Thanh" w:date="2026-03-06T09:46:00Z" w16du:dateUtc="2026-03-06T02:46:00Z" w:id="56">
            <w:rPr>
              <w:rFonts w:ascii="Lexend Deca Light" w:hAnsi="Lexend Deca Light" w:eastAsia="Lexend Deca Light" w:cs="Lexend Deca Light"/>
              <w:color w:val="2B2D31"/>
              <w:sz w:val="21"/>
              <w:szCs w:val="21"/>
            </w:rPr>
          </w:rPrChange>
        </w:rPr>
        <w:t>công trường</w:t>
      </w:r>
      <w:r w:rsidRPr="2BB4B18D">
        <w:rPr>
          <w:rFonts w:ascii="Lexend Deca Light" w:hAnsi="Lexend Deca Light" w:eastAsia="Lexend Deca Light" w:cs="Lexend Deca Light"/>
          <w:color w:val="2B2D31"/>
          <w:sz w:val="21"/>
          <w:szCs w:val="21"/>
        </w:rPr>
        <w:t>.</w:t>
      </w:r>
    </w:p>
    <w:p w:rsidR="2BB4B18D" w:rsidP="002C37DF" w:rsidRDefault="2BB4B18D" w14:paraId="32329965" w14:textId="2435EEFF">
      <w:pPr>
        <w:pStyle w:val="ListParagraph"/>
        <w:numPr>
          <w:ilvl w:val="1"/>
          <w:numId w:val="3"/>
        </w:numPr>
        <w:shd w:val="clear" w:color="auto" w:fill="FFFFFF" w:themeFill="background1"/>
        <w:spacing w:after="105" w:line="315" w:lineRule="auto"/>
        <w:rPr>
          <w:ins w:author="Bui Thi Thanh" w:date="2026-03-06T09:47:00Z" w16du:dateUtc="2026-03-06T02:47:00Z" w:id="57"/>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Tự động loại trừ:</w:t>
      </w:r>
      <w:r w:rsidRPr="2BB4B18D">
        <w:rPr>
          <w:rFonts w:ascii="Lexend Deca Light" w:hAnsi="Lexend Deca Light" w:eastAsia="Lexend Deca Light" w:cs="Lexend Deca Light"/>
          <w:color w:val="2B2D31"/>
          <w:sz w:val="21"/>
          <w:szCs w:val="21"/>
        </w:rPr>
        <w:t xml:space="preserve"> Các ngày nghỉ thai sản, ốm đau, nghỉ không lương</w:t>
      </w:r>
      <w:ins w:author="Bui Thi Thanh" w:date="2026-03-06T09:46:00Z" w16du:dateUtc="2026-03-06T02:46:00Z" w:id="58">
        <w:r w:rsidR="00281E2D">
          <w:rPr>
            <w:rFonts w:ascii="Lexend Deca Light" w:hAnsi="Lexend Deca Light" w:eastAsia="Lexend Deca Light" w:cs="Lexend Deca Light"/>
            <w:color w:val="2B2D31"/>
            <w:sz w:val="21"/>
            <w:szCs w:val="21"/>
          </w:rPr>
          <w:t xml:space="preserve"> lũy kế từ 10 ngày trở lên theo thời gian xét</w:t>
        </w:r>
      </w:ins>
      <w:r w:rsidRPr="2BB4B18D">
        <w:rPr>
          <w:rFonts w:ascii="Lexend Deca Light" w:hAnsi="Lexend Deca Light" w:eastAsia="Lexend Deca Light" w:cs="Lexend Deca Light"/>
          <w:color w:val="2B2D31"/>
          <w:sz w:val="21"/>
          <w:szCs w:val="21"/>
        </w:rPr>
        <w:t>.</w:t>
      </w:r>
    </w:p>
    <w:p w:rsidR="00281E2D" w:rsidP="002C37DF" w:rsidRDefault="00281E2D" w14:paraId="191F614B" w14:textId="34350450">
      <w:pPr>
        <w:pStyle w:val="ListParagraph"/>
        <w:numPr>
          <w:ilvl w:val="1"/>
          <w:numId w:val="3"/>
        </w:numPr>
        <w:shd w:val="clear" w:color="auto" w:fill="FFFFFF" w:themeFill="background1"/>
        <w:spacing w:after="105" w:line="315" w:lineRule="auto"/>
        <w:rPr>
          <w:ins w:author="Bui Thi Thanh" w:date="2026-03-06T09:48:00Z" w16du:dateUtc="2026-03-06T02:48:00Z" w:id="59"/>
          <w:rFonts w:ascii="Lexend Deca Light" w:hAnsi="Lexend Deca Light" w:eastAsia="Lexend Deca Light" w:cs="Lexend Deca Light"/>
          <w:color w:val="2B2D31"/>
          <w:sz w:val="21"/>
          <w:szCs w:val="21"/>
        </w:rPr>
      </w:pPr>
      <w:ins w:author="Bui Thi Thanh" w:date="2026-03-06T09:47:00Z" w16du:dateUtc="2026-03-06T02:47:00Z" w:id="60">
        <w:r>
          <w:rPr>
            <w:rFonts w:ascii="Lexend Deca Light" w:hAnsi="Lexend Deca Light" w:eastAsia="Lexend Deca Light" w:cs="Lexend Deca Light"/>
            <w:b/>
            <w:bCs/>
            <w:color w:val="2B2D31"/>
            <w:sz w:val="21"/>
            <w:szCs w:val="21"/>
          </w:rPr>
          <w:t>Lương tháng 13:</w:t>
        </w:r>
        <w:r>
          <w:rPr>
            <w:rFonts w:ascii="Lexend Deca Light" w:hAnsi="Lexend Deca Light" w:eastAsia="Lexend Deca Light" w:cs="Lexend Deca Light"/>
            <w:color w:val="2B2D31"/>
            <w:sz w:val="21"/>
            <w:szCs w:val="21"/>
          </w:rPr>
          <w:t xml:space="preserve"> 1 tháng BQ theo</w:t>
        </w:r>
      </w:ins>
      <w:ins w:author="Bui Thi Thanh" w:date="2026-03-06T09:48:00Z" w16du:dateUtc="2026-03-06T02:48:00Z" w:id="61">
        <w:r>
          <w:rPr>
            <w:rFonts w:ascii="Lexend Deca Light" w:hAnsi="Lexend Deca Light" w:eastAsia="Lexend Deca Light" w:cs="Lexend Deca Light"/>
            <w:color w:val="2B2D31"/>
            <w:sz w:val="21"/>
            <w:szCs w:val="21"/>
          </w:rPr>
          <w:t xml:space="preserve"> thời gian tính thưởng</w:t>
        </w:r>
      </w:ins>
    </w:p>
    <w:p w:rsidR="00281E2D" w:rsidP="002C37DF" w:rsidRDefault="00281E2D" w14:paraId="6EFC7AB8" w14:textId="5DFFD9DB">
      <w:pPr>
        <w:pStyle w:val="ListParagraph"/>
        <w:numPr>
          <w:ilvl w:val="1"/>
          <w:numId w:val="3"/>
        </w:numPr>
        <w:shd w:val="clear" w:color="auto" w:fill="FFFFFF" w:themeFill="background1"/>
        <w:spacing w:after="105" w:line="315" w:lineRule="auto"/>
        <w:rPr>
          <w:ins w:author="Bui Thi Thanh" w:date="2026-03-06T09:48:00Z" w16du:dateUtc="2026-03-06T02:48:00Z" w:id="62"/>
          <w:rFonts w:ascii="Lexend Deca Light" w:hAnsi="Lexend Deca Light" w:eastAsia="Lexend Deca Light" w:cs="Lexend Deca Light"/>
          <w:color w:val="2B2D31"/>
          <w:sz w:val="21"/>
          <w:szCs w:val="21"/>
        </w:rPr>
      </w:pPr>
      <w:ins w:author="Bui Thi Thanh" w:date="2026-03-06T09:48:00Z" w16du:dateUtc="2026-03-06T02:48:00Z" w:id="63">
        <w:r>
          <w:rPr>
            <w:rFonts w:ascii="Lexend Deca Light" w:hAnsi="Lexend Deca Light" w:eastAsia="Lexend Deca Light" w:cs="Lexend Deca Light"/>
            <w:b/>
            <w:bCs/>
            <w:color w:val="2B2D31"/>
            <w:sz w:val="21"/>
            <w:szCs w:val="21"/>
          </w:rPr>
          <w:t>Tết âm:</w:t>
        </w:r>
        <w:r>
          <w:rPr>
            <w:rFonts w:ascii="Lexend Deca Light" w:hAnsi="Lexend Deca Light" w:eastAsia="Lexend Deca Light" w:cs="Lexend Deca Light"/>
            <w:color w:val="2B2D31"/>
            <w:sz w:val="21"/>
            <w:szCs w:val="21"/>
          </w:rPr>
          <w:t xml:space="preserve"> 1 tháng BQ, cap 15tr theo thời gian tính thưởng (có thể cho set linh động định mức)</w:t>
        </w:r>
      </w:ins>
    </w:p>
    <w:p w:rsidR="00281E2D" w:rsidP="002C37DF" w:rsidRDefault="00281E2D" w14:paraId="0AED0A7D" w14:textId="2EF9CCBE">
      <w:pPr>
        <w:pStyle w:val="ListParagraph"/>
        <w:numPr>
          <w:ilvl w:val="1"/>
          <w:numId w:val="3"/>
        </w:numPr>
        <w:shd w:val="clear" w:color="auto" w:fill="FFFFFF" w:themeFill="background1"/>
        <w:spacing w:after="105" w:line="315" w:lineRule="auto"/>
        <w:rPr>
          <w:rFonts w:ascii="Lexend Deca Light" w:hAnsi="Lexend Deca Light" w:eastAsia="Lexend Deca Light" w:cs="Lexend Deca Light"/>
          <w:color w:val="2B2D31"/>
          <w:sz w:val="21"/>
          <w:szCs w:val="21"/>
        </w:rPr>
      </w:pPr>
      <w:ins w:author="Bui Thi Thanh" w:date="2026-03-06T09:48:00Z" w16du:dateUtc="2026-03-06T02:48:00Z" w:id="64">
        <w:r>
          <w:rPr>
            <w:rFonts w:ascii="Lexend Deca Light" w:hAnsi="Lexend Deca Light" w:eastAsia="Lexend Deca Light" w:cs="Lexend Deca Light"/>
            <w:b/>
            <w:bCs/>
            <w:color w:val="2B2D31"/>
            <w:sz w:val="21"/>
            <w:szCs w:val="21"/>
          </w:rPr>
          <w:t>KPI:</w:t>
        </w:r>
        <w:r>
          <w:rPr>
            <w:rFonts w:ascii="Lexend Deca Light" w:hAnsi="Lexend Deca Light" w:eastAsia="Lexend Deca Light" w:cs="Lexend Deca Light"/>
            <w:color w:val="2B2D31"/>
            <w:sz w:val="21"/>
            <w:szCs w:val="21"/>
          </w:rPr>
          <w:t xml:space="preserve"> phân bổ theo kpi công ty, khối/BU</w:t>
        </w:r>
      </w:ins>
      <w:ins w:author="Bui Thi Thanh" w:date="2026-03-06T09:49:00Z" w16du:dateUtc="2026-03-06T02:49:00Z" w:id="65">
        <w:r>
          <w:rPr>
            <w:rFonts w:ascii="Lexend Deca Light" w:hAnsi="Lexend Deca Light" w:eastAsia="Lexend Deca Light" w:cs="Lexend Deca Light"/>
            <w:color w:val="2B2D31"/>
            <w:sz w:val="21"/>
            <w:szCs w:val="21"/>
          </w:rPr>
          <w:t>/bộ phận, cá nhân</w:t>
        </w:r>
      </w:ins>
    </w:p>
    <w:p w:rsidR="2BB4B18D" w:rsidP="002C37DF" w:rsidRDefault="2BB4B18D" w14:paraId="66CEB6FF" w14:textId="7684C367">
      <w:pPr>
        <w:pStyle w:val="ListParagraph"/>
        <w:numPr>
          <w:ilvl w:val="1"/>
          <w:numId w:val="3"/>
        </w:numPr>
        <w:shd w:val="clear" w:color="auto" w:fill="FFFFFF" w:themeFill="background1"/>
        <w:spacing w:after="105" w:line="315" w:lineRule="auto"/>
        <w:rPr>
          <w:ins w:author="Bui Thi Thanh" w:date="2026-03-06T09:54:00Z" w16du:dateUtc="2026-03-06T02:54:00Z" w:id="66"/>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i/>
          <w:iCs/>
          <w:color w:val="2B2D31"/>
          <w:sz w:val="21"/>
          <w:szCs w:val="21"/>
        </w:rPr>
        <w:t>Điều động:</w:t>
      </w:r>
      <w:r w:rsidRPr="2BB4B18D">
        <w:rPr>
          <w:rFonts w:ascii="Lexend Deca Light" w:hAnsi="Lexend Deca Light" w:eastAsia="Lexend Deca Light" w:cs="Lexend Deca Light"/>
          <w:color w:val="2B2D31"/>
          <w:sz w:val="21"/>
          <w:szCs w:val="21"/>
        </w:rPr>
        <w:t xml:space="preserve"> Tính phân tách tỷ lệ thưởng tương ứng với thời gian/tháng làm việc tại từng dự án trong năm.</w:t>
      </w:r>
      <w:ins w:author="Bui Thi Thanh" w:date="2026-03-06T09:46:00Z" w16du:dateUtc="2026-03-06T02:46:00Z" w:id="67">
        <w:r w:rsidR="00281E2D">
          <w:rPr>
            <w:rFonts w:ascii="Lexend Deca Light" w:hAnsi="Lexend Deca Light" w:eastAsia="Lexend Deca Light" w:cs="Lexend Deca Light"/>
            <w:color w:val="2B2D31"/>
            <w:sz w:val="21"/>
            <w:szCs w:val="21"/>
          </w:rPr>
          <w:t xml:space="preserve"> </w:t>
        </w:r>
        <w:r w:rsidRPr="00281E2D" w:rsidR="00281E2D">
          <w:rPr>
            <w:rFonts w:ascii="Wingdings" w:hAnsi="Wingdings" w:eastAsia="Wingdings" w:cs="Wingdings"/>
            <w:color w:val="2B2D31"/>
            <w:sz w:val="21"/>
            <w:szCs w:val="21"/>
          </w:rPr>
          <w:t>à</w:t>
        </w:r>
        <w:r w:rsidR="00281E2D">
          <w:rPr>
            <w:rFonts w:ascii="Lexend Deca Light" w:hAnsi="Lexend Deca Light" w:eastAsia="Lexend Deca Light" w:cs="Lexend Deca Light"/>
            <w:color w:val="2B2D31"/>
            <w:sz w:val="21"/>
            <w:szCs w:val="21"/>
          </w:rPr>
          <w:t xml:space="preserve"> </w:t>
        </w:r>
      </w:ins>
      <w:ins w:author="Bui Thi Thanh" w:date="2026-03-06T10:43:00Z" w16du:dateUtc="2026-03-06T03:43:00Z" w:id="68">
        <w:r w:rsidR="001C6B66">
          <w:rPr>
            <w:rFonts w:ascii="Lexend Deca Light" w:hAnsi="Lexend Deca Light" w:eastAsia="Lexend Deca Light" w:cs="Lexend Deca Light"/>
            <w:color w:val="2B2D31"/>
            <w:sz w:val="21"/>
            <w:szCs w:val="21"/>
          </w:rPr>
          <w:t>Phục vụ</w:t>
        </w:r>
      </w:ins>
      <w:ins w:author="Bui Thi Thanh" w:date="2026-03-06T09:47:00Z" w16du:dateUtc="2026-03-06T02:47:00Z" w:id="69">
        <w:r w:rsidR="00281E2D">
          <w:rPr>
            <w:rFonts w:ascii="Lexend Deca Light" w:hAnsi="Lexend Deca Light" w:eastAsia="Lexend Deca Light" w:cs="Lexend Deca Light"/>
            <w:color w:val="2B2D31"/>
            <w:sz w:val="21"/>
            <w:szCs w:val="21"/>
          </w:rPr>
          <w:t xml:space="preserve"> hạch toán chi phí</w:t>
        </w:r>
      </w:ins>
    </w:p>
    <w:p w:rsidR="00C43C20" w:rsidP="00C43C20" w:rsidRDefault="00C43C20" w14:paraId="06DFFC21" w14:textId="4E9C8012">
      <w:pPr>
        <w:pStyle w:val="ListParagraph"/>
        <w:numPr>
          <w:ilvl w:val="0"/>
          <w:numId w:val="12"/>
        </w:numPr>
        <w:shd w:val="clear" w:color="auto" w:fill="FFFFFF" w:themeFill="background1"/>
        <w:spacing w:after="105" w:line="315" w:lineRule="auto"/>
        <w:rPr>
          <w:ins w:author="Bui Thi Thanh" w:date="2026-03-06T09:54:00Z" w16du:dateUtc="2026-03-06T02:54:00Z" w:id="70"/>
          <w:rFonts w:ascii="Lexend Deca Light" w:hAnsi="Lexend Deca Light" w:eastAsia="Lexend Deca Light" w:cs="Lexend Deca Light"/>
          <w:color w:val="2B2D31"/>
          <w:sz w:val="21"/>
          <w:szCs w:val="21"/>
        </w:rPr>
      </w:pPr>
      <w:ins w:author="Bui Thi Thanh" w:date="2026-03-06T09:54:00Z" w16du:dateUtc="2026-03-06T02:54:00Z" w:id="71">
        <w:r>
          <w:rPr>
            <w:rFonts w:ascii="Lexend Deca Light" w:hAnsi="Lexend Deca Light" w:eastAsia="Lexend Deca Light" w:cs="Lexend Deca Light"/>
            <w:color w:val="2B2D31"/>
            <w:sz w:val="21"/>
            <w:szCs w:val="21"/>
          </w:rPr>
          <w:t>Thưởng công trình:</w:t>
        </w:r>
      </w:ins>
    </w:p>
    <w:p w:rsidRPr="001C6B66" w:rsidR="001C6B66" w:rsidP="00C43C20" w:rsidRDefault="001C6B66" w14:paraId="623C7D58" w14:textId="6073C4D5">
      <w:pPr>
        <w:pStyle w:val="ListParagraph"/>
        <w:numPr>
          <w:ilvl w:val="1"/>
          <w:numId w:val="3"/>
        </w:numPr>
        <w:shd w:val="clear" w:color="auto" w:fill="FFFFFF" w:themeFill="background1"/>
        <w:spacing w:after="105" w:line="315" w:lineRule="auto"/>
        <w:rPr>
          <w:ins w:author="Bui Thi Thanh" w:date="2026-03-06T10:43:00Z" w16du:dateUtc="2026-03-06T03:43:00Z" w:id="72"/>
          <w:rFonts w:ascii="Lexend Deca Light" w:hAnsi="Lexend Deca Light" w:eastAsia="Lexend Deca Light" w:cs="Lexend Deca Light"/>
          <w:color w:val="2B2D31"/>
          <w:sz w:val="21"/>
          <w:szCs w:val="21"/>
          <w:rPrChange w:author="Bui Thi Thanh" w:date="2026-03-06T10:43:00Z" w16du:dateUtc="2026-03-06T03:43:00Z" w:id="73">
            <w:rPr>
              <w:ins w:author="Bui Thi Thanh" w:date="2026-03-06T10:43:00Z" w16du:dateUtc="2026-03-06T03:43:00Z" w:id="74"/>
              <w:rFonts w:ascii="Lexend Deca Light" w:hAnsi="Lexend Deca Light" w:eastAsia="Lexend Deca Light" w:cs="Lexend Deca Light"/>
              <w:b/>
              <w:bCs/>
              <w:color w:val="2B2D31"/>
              <w:sz w:val="21"/>
              <w:szCs w:val="21"/>
            </w:rPr>
          </w:rPrChange>
        </w:rPr>
      </w:pPr>
      <w:ins w:author="Bui Thi Thanh" w:date="2026-03-06T10:43:00Z" w16du:dateUtc="2026-03-06T03:43:00Z" w:id="75">
        <w:r>
          <w:rPr>
            <w:rFonts w:ascii="Lexend Deca Light" w:hAnsi="Lexend Deca Light" w:eastAsia="Lexend Deca Light" w:cs="Lexend Deca Light"/>
            <w:color w:val="2B2D31"/>
            <w:sz w:val="21"/>
            <w:szCs w:val="21"/>
          </w:rPr>
          <w:t>HR set thời gian xét</w:t>
        </w:r>
      </w:ins>
    </w:p>
    <w:p w:rsidR="00C43C20" w:rsidP="00C43C20" w:rsidRDefault="00C43C20" w14:paraId="0F02DBA5" w14:textId="4BE9C522">
      <w:pPr>
        <w:pStyle w:val="ListParagraph"/>
        <w:numPr>
          <w:ilvl w:val="1"/>
          <w:numId w:val="3"/>
        </w:numPr>
        <w:shd w:val="clear" w:color="auto" w:fill="FFFFFF" w:themeFill="background1"/>
        <w:spacing w:after="105" w:line="315" w:lineRule="auto"/>
        <w:rPr>
          <w:ins w:author="Bui Thi Thanh" w:date="2026-03-06T09:55:00Z" w16du:dateUtc="2026-03-06T02:55:00Z" w:id="76"/>
          <w:rFonts w:ascii="Lexend Deca Light" w:hAnsi="Lexend Deca Light" w:eastAsia="Lexend Deca Light" w:cs="Lexend Deca Light"/>
          <w:color w:val="2B2D31"/>
          <w:sz w:val="21"/>
          <w:szCs w:val="21"/>
        </w:rPr>
      </w:pPr>
      <w:ins w:author="Bui Thi Thanh" w:date="2026-03-06T09:55:00Z" w16du:dateUtc="2026-03-06T02:55:00Z" w:id="77">
        <w:r w:rsidRPr="2BB4B18D">
          <w:rPr>
            <w:rFonts w:ascii="Lexend Deca Light" w:hAnsi="Lexend Deca Light" w:eastAsia="Lexend Deca Light" w:cs="Lexend Deca Light"/>
            <w:b/>
            <w:bCs/>
            <w:color w:val="2B2D31"/>
            <w:sz w:val="21"/>
            <w:szCs w:val="21"/>
          </w:rPr>
          <w:t>Tự động loại trừ:</w:t>
        </w:r>
        <w:r w:rsidRPr="2BB4B18D">
          <w:rPr>
            <w:rFonts w:ascii="Lexend Deca Light" w:hAnsi="Lexend Deca Light" w:eastAsia="Lexend Deca Light" w:cs="Lexend Deca Light"/>
            <w:color w:val="2B2D31"/>
            <w:sz w:val="21"/>
            <w:szCs w:val="21"/>
          </w:rPr>
          <w:t xml:space="preserve"> Các ngày nghỉ thai sản, ốm đau, nghỉ không lương</w:t>
        </w:r>
        <w:r>
          <w:rPr>
            <w:rFonts w:ascii="Lexend Deca Light" w:hAnsi="Lexend Deca Light" w:eastAsia="Lexend Deca Light" w:cs="Lexend Deca Light"/>
            <w:color w:val="2B2D31"/>
            <w:sz w:val="21"/>
            <w:szCs w:val="21"/>
          </w:rPr>
          <w:t xml:space="preserve"> lũy kế từ 10 ngày trở lên theo thời gian xét</w:t>
        </w:r>
        <w:r w:rsidRPr="2BB4B18D">
          <w:rPr>
            <w:rFonts w:ascii="Lexend Deca Light" w:hAnsi="Lexend Deca Light" w:eastAsia="Lexend Deca Light" w:cs="Lexend Deca Light"/>
            <w:color w:val="2B2D31"/>
            <w:sz w:val="21"/>
            <w:szCs w:val="21"/>
          </w:rPr>
          <w:t>.</w:t>
        </w:r>
      </w:ins>
    </w:p>
    <w:p w:rsidRPr="001C6B66" w:rsidR="00C43C20" w:rsidP="001C6B66" w:rsidRDefault="00C43C20" w14:paraId="2A1A1644" w14:textId="0053A4A0">
      <w:pPr>
        <w:pStyle w:val="ListParagraph"/>
        <w:numPr>
          <w:ilvl w:val="1"/>
          <w:numId w:val="3"/>
        </w:numPr>
        <w:shd w:val="clear" w:color="auto" w:fill="FFFFFF" w:themeFill="background1"/>
        <w:spacing w:after="105" w:line="315" w:lineRule="auto"/>
        <w:rPr>
          <w:ins w:author="Bui Thi Thanh" w:date="2026-03-06T09:56:00Z" w16du:dateUtc="2026-03-06T02:56:00Z" w:id="78"/>
          <w:rFonts w:ascii="Lexend Deca Light" w:hAnsi="Lexend Deca Light" w:eastAsia="Lexend Deca Light" w:cs="Lexend Deca Light"/>
          <w:color w:val="2B2D31"/>
          <w:sz w:val="21"/>
          <w:szCs w:val="21"/>
          <w:rPrChange w:author="Bui Thi Thanh" w:date="2026-03-06T10:43:00Z" w16du:dateUtc="2026-03-06T03:43:00Z" w:id="79">
            <w:rPr>
              <w:ins w:author="Bui Thi Thanh" w:date="2026-03-06T09:56:00Z" w16du:dateUtc="2026-03-06T02:56:00Z" w:id="80"/>
            </w:rPr>
          </w:rPrChange>
        </w:rPr>
      </w:pPr>
      <w:ins w:author="Bui Thi Thanh" w:date="2026-03-06T09:56:00Z" w16du:dateUtc="2026-03-06T02:56:00Z" w:id="81">
        <w:r w:rsidRPr="001C6B66">
          <w:rPr>
            <w:rFonts w:ascii="Lexend Deca Light" w:hAnsi="Lexend Deca Light" w:eastAsia="Lexend Deca Light" w:cs="Lexend Deca Light"/>
            <w:color w:val="2B2D31"/>
            <w:sz w:val="21"/>
            <w:szCs w:val="21"/>
            <w:rPrChange w:author="Bui Thi Thanh" w:date="2026-03-06T10:43:00Z" w16du:dateUtc="2026-03-06T03:43:00Z" w:id="82">
              <w:rPr/>
            </w:rPrChange>
          </w:rPr>
          <w:t xml:space="preserve">Đột xuất: quỹ 1 tháng/lần xét, tính theo prodata, set mức lương tháng nào </w:t>
        </w:r>
        <w:r w:rsidRPr="00C43C20">
          <w:rPr>
            <w:rFonts w:ascii="Wingdings" w:hAnsi="Wingdings" w:eastAsia="Wingdings" w:cs="Wingdings"/>
          </w:rPr>
          <w:t>à</w:t>
        </w:r>
        <w:r w:rsidRPr="001C6B66">
          <w:rPr>
            <w:rFonts w:ascii="Lexend Deca Light" w:hAnsi="Lexend Deca Light" w:eastAsia="Lexend Deca Light" w:cs="Lexend Deca Light"/>
            <w:color w:val="2B2D31"/>
            <w:sz w:val="21"/>
            <w:szCs w:val="21"/>
            <w:rPrChange w:author="Bui Thi Thanh" w:date="2026-03-06T10:43:00Z" w16du:dateUtc="2026-03-06T03:43:00Z" w:id="83">
              <w:rPr/>
            </w:rPrChange>
          </w:rPr>
          <w:t xml:space="preserve"> hệ thống tự động tính</w:t>
        </w:r>
      </w:ins>
    </w:p>
    <w:p w:rsidR="00C43C20" w:rsidP="00C43C20" w:rsidRDefault="00C43C20" w14:paraId="76F1489F" w14:textId="37A2671D">
      <w:pPr>
        <w:pStyle w:val="ListParagraph"/>
        <w:numPr>
          <w:ilvl w:val="1"/>
          <w:numId w:val="3"/>
        </w:numPr>
        <w:shd w:val="clear" w:color="auto" w:fill="FFFFFF" w:themeFill="background1"/>
        <w:spacing w:after="105" w:line="315" w:lineRule="auto"/>
        <w:rPr>
          <w:ins w:author="Bui Thi Thanh" w:date="2026-03-06T09:56:00Z" w16du:dateUtc="2026-03-06T02:56:00Z" w:id="84"/>
          <w:rFonts w:ascii="Lexend Deca Light" w:hAnsi="Lexend Deca Light" w:eastAsia="Lexend Deca Light" w:cs="Lexend Deca Light"/>
          <w:color w:val="2B2D31"/>
          <w:sz w:val="21"/>
          <w:szCs w:val="21"/>
        </w:rPr>
      </w:pPr>
      <w:ins w:author="Bui Thi Thanh" w:date="2026-03-06T09:56:00Z" w16du:dateUtc="2026-03-06T02:56:00Z" w:id="85">
        <w:r>
          <w:rPr>
            <w:rFonts w:ascii="Lexend Deca Light" w:hAnsi="Lexend Deca Light" w:eastAsia="Lexend Deca Light" w:cs="Lexend Deca Light"/>
            <w:color w:val="2B2D31"/>
            <w:sz w:val="21"/>
            <w:szCs w:val="21"/>
          </w:rPr>
          <w:t>VLN</w:t>
        </w:r>
      </w:ins>
      <w:ins w:author="Bui Thi Thanh" w:date="2026-03-06T09:57:00Z" w16du:dateUtc="2026-03-06T02:57:00Z" w:id="86">
        <w:r>
          <w:rPr>
            <w:rFonts w:ascii="Lexend Deca Light" w:hAnsi="Lexend Deca Light" w:eastAsia="Lexend Deca Light" w:cs="Lexend Deca Light"/>
            <w:color w:val="2B2D31"/>
            <w:sz w:val="21"/>
            <w:szCs w:val="21"/>
          </w:rPr>
          <w:t xml:space="preserve">: set rule % thưởng tương ứng với quỹ vượt, tính theo thời gian và mức độ đóng góp </w:t>
        </w:r>
        <w:r w:rsidRPr="00C43C20">
          <w:rPr>
            <w:rFonts w:ascii="Wingdings" w:hAnsi="Wingdings" w:eastAsia="Wingdings" w:cs="Wingdings"/>
            <w:color w:val="2B2D31"/>
            <w:sz w:val="21"/>
            <w:szCs w:val="21"/>
          </w:rPr>
          <w:t>à</w:t>
        </w:r>
        <w:r>
          <w:rPr>
            <w:rFonts w:ascii="Lexend Deca Light" w:hAnsi="Lexend Deca Light" w:eastAsia="Lexend Deca Light" w:cs="Lexend Deca Light"/>
            <w:color w:val="2B2D31"/>
            <w:sz w:val="21"/>
            <w:szCs w:val="21"/>
          </w:rPr>
          <w:t xml:space="preserve"> linh động cho HR set up rule</w:t>
        </w:r>
      </w:ins>
    </w:p>
    <w:p w:rsidR="005150B6" w:rsidP="005150B6" w:rsidRDefault="005150B6" w14:paraId="7A661F6F" w14:textId="10D107FE">
      <w:pPr>
        <w:pStyle w:val="Heading3"/>
        <w:shd w:val="clear" w:color="auto" w:fill="FFFFFF" w:themeFill="background1"/>
        <w:spacing w:before="0" w:after="0"/>
        <w:rPr>
          <w:ins w:author="Bui Thi Thanh" w:date="2026-03-06T10:53:00Z" w16du:dateUtc="2026-03-06T03:53:00Z" w:id="87"/>
          <w:rFonts w:ascii="Lexend Deca Light" w:hAnsi="Lexend Deca Light" w:eastAsia="Lexend Deca Light" w:cs="Lexend Deca Light"/>
          <w:b/>
          <w:bCs/>
          <w:color w:val="2B2D31"/>
        </w:rPr>
      </w:pPr>
      <w:ins w:author="Bui Thi Thanh" w:date="2026-03-06T10:52:00Z" w16du:dateUtc="2026-03-06T03:52:00Z" w:id="88">
        <w:r w:rsidRPr="2BB4B18D">
          <w:rPr>
            <w:rFonts w:ascii="Lexend Deca Light" w:hAnsi="Lexend Deca Light" w:eastAsia="Lexend Deca Light" w:cs="Lexend Deca Light"/>
            <w:b/>
            <w:bCs/>
            <w:color w:val="2B2D31"/>
          </w:rPr>
          <w:t>4.5.</w:t>
        </w:r>
        <w:r>
          <w:rPr>
            <w:rFonts w:ascii="Lexend Deca Light" w:hAnsi="Lexend Deca Light" w:eastAsia="Lexend Deca Light" w:cs="Lexend Deca Light"/>
            <w:b/>
            <w:bCs/>
            <w:color w:val="2B2D31"/>
          </w:rPr>
          <w:t xml:space="preserve"> Các khoản khác: Tham khảo trên template</w:t>
        </w:r>
      </w:ins>
    </w:p>
    <w:p w:rsidR="005150B6" w:rsidP="005150B6" w:rsidRDefault="005150B6" w14:paraId="603FCB79" w14:textId="0332E651">
      <w:pPr>
        <w:pStyle w:val="ListParagraph"/>
        <w:numPr>
          <w:ilvl w:val="0"/>
          <w:numId w:val="8"/>
        </w:numPr>
        <w:shd w:val="clear" w:color="auto" w:fill="FFFFFF" w:themeFill="background1"/>
        <w:spacing w:after="105" w:line="315" w:lineRule="auto"/>
        <w:rPr>
          <w:ins w:author="Bui Thi Thanh" w:date="2026-03-06T10:54:00Z" w16du:dateUtc="2026-03-06T03:54:00Z" w:id="89"/>
        </w:rPr>
      </w:pPr>
      <w:ins w:author="Bui Thi Thanh" w:date="2026-03-06T10:53:00Z" w16du:dateUtc="2026-03-06T03:53:00Z" w:id="90">
        <w:r>
          <w:t xml:space="preserve">Tính trợ cấp thất nghiệp: thời gian trc 2009, thai sản, ốm đau nguyên tháng ko đóng BHXH… theo quy </w:t>
        </w:r>
      </w:ins>
      <w:ins w:author="Bui Thi Thanh" w:date="2026-03-06T10:54:00Z" w16du:dateUtc="2026-03-06T03:54:00Z" w:id="91">
        <w:r>
          <w:t>định pháp luật hiệ hành</w:t>
        </w:r>
      </w:ins>
    </w:p>
    <w:p w:rsidRPr="005150B6" w:rsidR="005150B6" w:rsidRDefault="005150B6" w14:paraId="7B462CD9" w14:textId="706CDA66">
      <w:pPr>
        <w:pStyle w:val="ListParagraph"/>
        <w:numPr>
          <w:ilvl w:val="0"/>
          <w:numId w:val="8"/>
        </w:numPr>
        <w:shd w:val="clear" w:color="auto" w:fill="FFFFFF" w:themeFill="background1"/>
        <w:spacing w:after="105" w:line="315" w:lineRule="auto"/>
        <w:rPr>
          <w:ins w:author="Bui Thi Thanh" w:date="2026-03-06T10:52:00Z" w16du:dateUtc="2026-03-06T03:52:00Z" w:id="92"/>
        </w:rPr>
        <w:pPrChange w:author="Bui Thi Thanh" w:date="2026-03-06T10:53:00Z" w16du:dateUtc="2026-03-06T03:53:00Z" w:id="93">
          <w:pPr>
            <w:pStyle w:val="Heading3"/>
            <w:shd w:val="clear" w:color="auto" w:fill="FFFFFF" w:themeFill="background1"/>
            <w:spacing w:before="0" w:after="0"/>
          </w:pPr>
        </w:pPrChange>
      </w:pPr>
      <w:ins w:author="Bui Thi Thanh" w:date="2026-03-06T10:54:00Z" w16du:dateUtc="2026-03-06T03:54:00Z" w:id="94">
        <w:r>
          <w:t>Các khoản liên quan khác, cho template up hệ thống…</w:t>
        </w:r>
      </w:ins>
    </w:p>
    <w:p w:rsidR="005150B6" w:rsidP="2BB4B18D" w:rsidRDefault="005150B6" w14:paraId="59D8517D" w14:textId="77777777">
      <w:pPr>
        <w:pStyle w:val="Heading3"/>
        <w:shd w:val="clear" w:color="auto" w:fill="FFFFFF" w:themeFill="background1"/>
        <w:spacing w:before="0" w:after="0"/>
        <w:rPr>
          <w:ins w:author="Bui Thi Thanh" w:date="2026-03-06T10:52:00Z" w16du:dateUtc="2026-03-06T03:52:00Z" w:id="95"/>
          <w:rFonts w:ascii="Lexend Deca Light" w:hAnsi="Lexend Deca Light" w:eastAsia="Lexend Deca Light" w:cs="Lexend Deca Light"/>
          <w:b/>
          <w:bCs/>
          <w:color w:val="2B2D31"/>
        </w:rPr>
      </w:pPr>
    </w:p>
    <w:p w:rsidR="2BB4B18D" w:rsidP="2BB4B18D" w:rsidRDefault="2BB4B18D" w14:paraId="31201E8C" w14:textId="0F287DA2">
      <w:pPr>
        <w:pStyle w:val="Heading3"/>
        <w:shd w:val="clear" w:color="auto" w:fill="FFFFFF" w:themeFill="background1"/>
        <w:spacing w:before="0" w:after="0"/>
      </w:pPr>
      <w:r w:rsidRPr="2BB4B18D">
        <w:rPr>
          <w:rFonts w:ascii="Lexend Deca Light" w:hAnsi="Lexend Deca Light" w:eastAsia="Lexend Deca Light" w:cs="Lexend Deca Light"/>
          <w:b/>
          <w:bCs/>
          <w:color w:val="2B2D31"/>
        </w:rPr>
        <w:t>4.</w:t>
      </w:r>
      <w:ins w:author="Bui Thi Thanh" w:date="2026-03-06T10:52:00Z" w16du:dateUtc="2026-03-06T03:52:00Z" w:id="96">
        <w:r w:rsidR="005150B6">
          <w:rPr>
            <w:rFonts w:ascii="Lexend Deca Light" w:hAnsi="Lexend Deca Light" w:eastAsia="Lexend Deca Light" w:cs="Lexend Deca Light"/>
            <w:b/>
            <w:bCs/>
            <w:color w:val="2B2D31"/>
          </w:rPr>
          <w:t>6</w:t>
        </w:r>
      </w:ins>
      <w:del w:author="Bui Thi Thanh" w:date="2026-03-06T10:52:00Z" w16du:dateUtc="2026-03-06T03:52:00Z" w:id="97">
        <w:r w:rsidRPr="2BB4B18D" w:rsidDel="005150B6">
          <w:rPr>
            <w:rFonts w:ascii="Lexend Deca Light" w:hAnsi="Lexend Deca Light" w:eastAsia="Lexend Deca Light" w:cs="Lexend Deca Light"/>
            <w:b/>
            <w:bCs/>
            <w:color w:val="2B2D31"/>
          </w:rPr>
          <w:delText>5</w:delText>
        </w:r>
      </w:del>
      <w:r w:rsidRPr="2BB4B18D">
        <w:rPr>
          <w:rFonts w:ascii="Lexend Deca Light" w:hAnsi="Lexend Deca Light" w:eastAsia="Lexend Deca Light" w:cs="Lexend Deca Light"/>
          <w:b/>
          <w:bCs/>
          <w:color w:val="2B2D31"/>
        </w:rPr>
        <w:t>. Bảo hiểm Xã hội (BHXH) &amp; Thuế TNCN</w:t>
      </w:r>
    </w:p>
    <w:p w:rsidR="2BB4B18D" w:rsidP="002C37DF" w:rsidRDefault="2BB4B18D" w14:paraId="2D6BD85C" w14:textId="45EF2EE1">
      <w:pPr>
        <w:pStyle w:val="ListParagraph"/>
        <w:numPr>
          <w:ilvl w:val="0"/>
          <w:numId w:val="8"/>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Luật 14 ngày:</w:t>
      </w:r>
      <w:r w:rsidRPr="2BB4B18D">
        <w:rPr>
          <w:rFonts w:ascii="Lexend Deca Light" w:hAnsi="Lexend Deca Light" w:eastAsia="Lexend Deca Light" w:cs="Lexend Deca Light"/>
          <w:color w:val="2B2D31"/>
          <w:sz w:val="21"/>
          <w:szCs w:val="21"/>
        </w:rPr>
        <w:t xml:space="preserve"> Tự động đếm số ngày nghỉ không lương/thai sản</w:t>
      </w:r>
      <w:ins w:author="Bui Thi Thanh" w:date="2026-03-06T09:49:00Z" w16du:dateUtc="2026-03-06T02:49:00Z" w:id="98">
        <w:r w:rsidR="00281E2D">
          <w:rPr>
            <w:rFonts w:ascii="Lexend Deca Light" w:hAnsi="Lexend Deca Light" w:eastAsia="Lexend Deca Light" w:cs="Lexend Deca Light"/>
            <w:color w:val="2B2D31"/>
            <w:sz w:val="21"/>
            <w:szCs w:val="21"/>
          </w:rPr>
          <w:t xml:space="preserve"> và </w:t>
        </w:r>
      </w:ins>
      <w:ins w:author="Bui Thi Thanh" w:date="2026-03-06T09:50:00Z" w16du:dateUtc="2026-03-06T02:50:00Z" w:id="99">
        <w:r w:rsidR="00281E2D">
          <w:rPr>
            <w:rFonts w:ascii="Lexend Deca Light" w:hAnsi="Lexend Deca Light" w:eastAsia="Lexend Deca Light" w:cs="Lexend Deca Light"/>
            <w:color w:val="2B2D31"/>
            <w:sz w:val="21"/>
            <w:szCs w:val="21"/>
          </w:rPr>
          <w:t>loại ngày thử việc…</w:t>
        </w:r>
      </w:ins>
      <w:ins w:author="Bui Thi Thanh" w:date="2026-03-06T09:49:00Z" w16du:dateUtc="2026-03-06T02:49:00Z" w:id="100">
        <w:r w:rsidR="00281E2D">
          <w:rPr>
            <w:rFonts w:ascii="Lexend Deca Light" w:hAnsi="Lexend Deca Light" w:eastAsia="Lexend Deca Light" w:cs="Lexend Deca Light"/>
            <w:color w:val="2B2D31"/>
            <w:sz w:val="21"/>
            <w:szCs w:val="21"/>
          </w:rPr>
          <w:t xml:space="preserve"> (áp cho thử việc vào chính thức trong kỳ)</w:t>
        </w:r>
      </w:ins>
      <w:r w:rsidRPr="2BB4B18D">
        <w:rPr>
          <w:rFonts w:ascii="Lexend Deca Light" w:hAnsi="Lexend Deca Light" w:eastAsia="Lexend Deca Light" w:cs="Lexend Deca Light"/>
          <w:color w:val="2B2D31"/>
          <w:sz w:val="21"/>
          <w:szCs w:val="21"/>
        </w:rPr>
        <w:t xml:space="preserve"> trong </w:t>
      </w:r>
      <w:commentRangeStart w:id="101"/>
      <w:r w:rsidRPr="2BB4B18D">
        <w:rPr>
          <w:rFonts w:ascii="Lexend Deca Light" w:hAnsi="Lexend Deca Light" w:eastAsia="Lexend Deca Light" w:cs="Lexend Deca Light"/>
          <w:color w:val="2B2D31"/>
          <w:sz w:val="21"/>
          <w:szCs w:val="21"/>
        </w:rPr>
        <w:t>tháng</w:t>
      </w:r>
      <w:commentRangeEnd w:id="101"/>
      <w:r w:rsidRPr="2BB4B18D" w:rsidR="00281E2D">
        <w:rPr>
          <w:rStyle w:val="CommentReference"/>
          <w:rFonts w:ascii="Lexend Deca Light" w:hAnsi="Lexend Deca Light" w:eastAsia="Lexend Deca Light" w:cs="Lexend Deca Light"/>
          <w:color w:val="2B2D31"/>
          <w:sz w:val="21"/>
          <w:szCs w:val="21"/>
        </w:rPr>
        <w:commentReference w:id="101"/>
      </w:r>
      <w:r w:rsidRPr="2BB4B18D">
        <w:rPr>
          <w:rFonts w:ascii="Lexend Deca Light" w:hAnsi="Lexend Deca Light" w:eastAsia="Lexend Deca Light" w:cs="Lexend Deca Light"/>
          <w:color w:val="2B2D31"/>
          <w:sz w:val="21"/>
          <w:szCs w:val="21"/>
        </w:rPr>
        <w:t xml:space="preserve"> (chu kỳ mùng 1 -&gt; cuối tháng). Nếu &gt;</w:t>
      </w:r>
      <w:ins w:author="Bui Thi Thanh" w:date="2026-03-06T09:50:00Z" w16du:dateUtc="2026-03-06T02:50:00Z" w:id="102">
        <w:r w:rsidR="00281E2D">
          <w:rPr>
            <w:rFonts w:ascii="Lexend Deca Light" w:hAnsi="Lexend Deca Light" w:eastAsia="Lexend Deca Light" w:cs="Lexend Deca Light"/>
            <w:color w:val="2B2D31"/>
            <w:sz w:val="21"/>
            <w:szCs w:val="21"/>
          </w:rPr>
          <w:t>=</w:t>
        </w:r>
      </w:ins>
      <w:r w:rsidRPr="2BB4B18D">
        <w:rPr>
          <w:rFonts w:ascii="Lexend Deca Light" w:hAnsi="Lexend Deca Light" w:eastAsia="Lexend Deca Light" w:cs="Lexend Deca Light"/>
          <w:color w:val="2B2D31"/>
          <w:sz w:val="21"/>
          <w:szCs w:val="21"/>
        </w:rPr>
        <w:t xml:space="preserve"> 14 ngày -&gt; Không trích đóng BHXH tháng đó.</w:t>
      </w:r>
    </w:p>
    <w:p w:rsidR="2BB4B18D" w:rsidP="002C37DF" w:rsidRDefault="2BB4B18D" w14:paraId="024D850C" w14:textId="4BE60AAF">
      <w:pPr>
        <w:pStyle w:val="ListParagraph"/>
        <w:numPr>
          <w:ilvl w:val="0"/>
          <w:numId w:val="8"/>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Cập nhật Luật pháp:</w:t>
      </w:r>
      <w:r w:rsidRPr="2BB4B18D">
        <w:rPr>
          <w:rFonts w:ascii="Lexend Deca Light" w:hAnsi="Lexend Deca Light" w:eastAsia="Lexend Deca Light" w:cs="Lexend Deca Light"/>
          <w:color w:val="2B2D31"/>
          <w:sz w:val="21"/>
          <w:szCs w:val="21"/>
        </w:rPr>
        <w:t xml:space="preserve"> Hệ thống tự động cập nhật trần đóng BHXH theo quy định Nhà nước</w:t>
      </w:r>
      <w:ins w:author="Bui Thi Thanh" w:date="2026-03-06T09:51:00Z" w16du:dateUtc="2026-03-06T02:51:00Z" w:id="103">
        <w:r w:rsidR="00C43C20">
          <w:rPr>
            <w:rFonts w:ascii="Lexend Deca Light" w:hAnsi="Lexend Deca Light" w:eastAsia="Lexend Deca Light" w:cs="Lexend Deca Light"/>
            <w:color w:val="2B2D31"/>
            <w:sz w:val="21"/>
            <w:szCs w:val="21"/>
          </w:rPr>
          <w:t xml:space="preserve">, tỷ lệ đóng …, </w:t>
        </w:r>
      </w:ins>
      <w:del w:author="Bui Thi Thanh" w:date="2026-03-06T09:51:00Z" w16du:dateUtc="2026-03-06T02:51:00Z" w:id="104">
        <w:r w:rsidRPr="2BB4B18D" w:rsidDel="00C43C20">
          <w:rPr>
            <w:rFonts w:ascii="Lexend Deca Light" w:hAnsi="Lexend Deca Light" w:eastAsia="Lexend Deca Light" w:cs="Lexend Deca Light"/>
            <w:color w:val="2B2D31"/>
            <w:sz w:val="21"/>
            <w:szCs w:val="21"/>
          </w:rPr>
          <w:delText>.</w:delText>
        </w:r>
      </w:del>
    </w:p>
    <w:p w:rsidR="00C43C20" w:rsidP="002C37DF" w:rsidRDefault="2BB4B18D" w14:paraId="154A4D1F" w14:textId="03F0879F">
      <w:pPr>
        <w:pStyle w:val="ListParagraph"/>
        <w:numPr>
          <w:ilvl w:val="0"/>
          <w:numId w:val="8"/>
        </w:numPr>
        <w:shd w:val="clear" w:color="auto" w:fill="FFFFFF" w:themeFill="background1"/>
        <w:spacing w:after="105" w:line="315" w:lineRule="auto"/>
        <w:rPr>
          <w:ins w:author="Bui Thi Thanh" w:date="2026-03-06T10:45:00Z" w16du:dateUtc="2026-03-06T03:45:00Z" w:id="105"/>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Tùy biến (Flexible):</w:t>
      </w:r>
      <w:r w:rsidRPr="2BB4B18D">
        <w:rPr>
          <w:rFonts w:ascii="Lexend Deca Light" w:hAnsi="Lexend Deca Light" w:eastAsia="Lexend Deca Light" w:cs="Lexend Deca Light"/>
          <w:color w:val="2B2D31"/>
          <w:sz w:val="21"/>
          <w:szCs w:val="21"/>
        </w:rPr>
        <w:t xml:space="preserve"> </w:t>
      </w:r>
      <w:del w:author="Bui Thi Thanh" w:date="2026-03-06T09:52:00Z" w16du:dateUtc="2026-03-06T02:52:00Z" w:id="106">
        <w:r w:rsidRPr="2BB4B18D" w:rsidDel="00C43C20">
          <w:rPr>
            <w:rFonts w:ascii="Lexend Deca Light" w:hAnsi="Lexend Deca Light" w:eastAsia="Lexend Deca Light" w:cs="Lexend Deca Light"/>
            <w:color w:val="2B2D31"/>
            <w:sz w:val="21"/>
            <w:szCs w:val="21"/>
          </w:rPr>
          <w:delText>Cho phép HR tự setup mức phí Công đoàn</w:delText>
        </w:r>
      </w:del>
      <w:r w:rsidRPr="2BB4B18D">
        <w:rPr>
          <w:rFonts w:ascii="Lexend Deca Light" w:hAnsi="Lexend Deca Light" w:eastAsia="Lexend Deca Light" w:cs="Lexend Deca Light"/>
          <w:color w:val="2B2D31"/>
          <w:sz w:val="21"/>
          <w:szCs w:val="21"/>
        </w:rPr>
        <w:t xml:space="preserve"> </w:t>
      </w:r>
      <w:del w:author="Bui Thi Thanh" w:date="2026-03-06T09:52:00Z" w16du:dateUtc="2026-03-06T02:52:00Z" w:id="107">
        <w:r w:rsidRPr="2BB4B18D" w:rsidDel="00C43C20">
          <w:rPr>
            <w:rFonts w:ascii="Lexend Deca Light" w:hAnsi="Lexend Deca Light" w:eastAsia="Lexend Deca Light" w:cs="Lexend Deca Light"/>
            <w:color w:val="2B2D31"/>
            <w:sz w:val="21"/>
            <w:szCs w:val="21"/>
          </w:rPr>
          <w:delText xml:space="preserve">và </w:delText>
        </w:r>
      </w:del>
      <w:ins w:author="Bui Thi Thanh" w:date="2026-03-06T09:52:00Z" w16du:dateUtc="2026-03-06T02:52:00Z" w:id="108">
        <w:r w:rsidR="00C43C20">
          <w:rPr>
            <w:rFonts w:ascii="Lexend Deca Light" w:hAnsi="Lexend Deca Light" w:eastAsia="Lexend Deca Light" w:cs="Lexend Deca Light"/>
            <w:color w:val="2B2D31"/>
            <w:sz w:val="21"/>
            <w:szCs w:val="21"/>
          </w:rPr>
          <w:t>CĐP và KPCĐ cập nhật và tr</w:t>
        </w:r>
      </w:ins>
      <w:ins w:author="Bui Thi Thanh" w:date="2026-03-06T09:53:00Z" w16du:dateUtc="2026-03-06T02:53:00Z" w:id="109">
        <w:r w:rsidR="00C43C20">
          <w:rPr>
            <w:rFonts w:ascii="Lexend Deca Light" w:hAnsi="Lexend Deca Light" w:eastAsia="Lexend Deca Light" w:cs="Lexend Deca Light"/>
            <w:color w:val="2B2D31"/>
            <w:sz w:val="21"/>
            <w:szCs w:val="21"/>
          </w:rPr>
          <w:t>ích theo quy định pháp luật hiện hành</w:t>
        </w:r>
      </w:ins>
    </w:p>
    <w:p w:rsidR="001C6B66" w:rsidP="001C6B66" w:rsidRDefault="001C6B66" w14:paraId="7FD10C13" w14:textId="77777777">
      <w:pPr>
        <w:pStyle w:val="ListParagraph"/>
        <w:numPr>
          <w:ilvl w:val="0"/>
          <w:numId w:val="8"/>
        </w:numPr>
        <w:shd w:val="clear" w:color="auto" w:fill="FFFFFF" w:themeFill="background1"/>
        <w:spacing w:after="105" w:line="315" w:lineRule="auto"/>
        <w:rPr>
          <w:rFonts w:ascii="Lexend Deca Light" w:hAnsi="Lexend Deca Light" w:eastAsia="Lexend Deca Light" w:cs="Lexend Deca Light"/>
          <w:i/>
          <w:iCs/>
          <w:color w:val="2B2D31"/>
          <w:sz w:val="21"/>
          <w:szCs w:val="21"/>
        </w:rPr>
      </w:pPr>
      <w:r w:rsidRPr="2BB4B18D">
        <w:rPr>
          <w:rFonts w:ascii="Lexend Deca Light" w:hAnsi="Lexend Deca Light" w:eastAsia="Lexend Deca Light" w:cs="Lexend Deca Light"/>
          <w:b/>
          <w:bCs/>
          <w:color w:val="2B2D31"/>
          <w:sz w:val="21"/>
          <w:szCs w:val="21"/>
        </w:rPr>
        <w:t>Điều chỉnh BHXH:</w:t>
      </w:r>
      <w:r w:rsidRPr="2BB4B18D">
        <w:rPr>
          <w:rFonts w:ascii="Lexend Deca Light" w:hAnsi="Lexend Deca Light" w:eastAsia="Lexend Deca Light" w:cs="Lexend Deca Light"/>
          <w:color w:val="2B2D31"/>
          <w:sz w:val="21"/>
          <w:szCs w:val="21"/>
        </w:rPr>
        <w:t xml:space="preserve"> Hỗ trợ Import file Excel theo lô (Batch) để truy thu/thoái thu BHXH. </w:t>
      </w:r>
      <w:r w:rsidRPr="2BB4B18D">
        <w:rPr>
          <w:rFonts w:ascii="Lexend Deca Light" w:hAnsi="Lexend Deca Light" w:eastAsia="Lexend Deca Light" w:cs="Lexend Deca Light"/>
          <w:i/>
          <w:iCs/>
          <w:color w:val="2B2D31"/>
          <w:sz w:val="21"/>
          <w:szCs w:val="21"/>
        </w:rPr>
        <w:t xml:space="preserve">Lưu ý: Hệ thống </w:t>
      </w:r>
      <w:r>
        <w:rPr>
          <w:rFonts w:ascii="Lexend Deca Light" w:hAnsi="Lexend Deca Light" w:eastAsia="Lexend Deca Light" w:cs="Lexend Deca Light"/>
          <w:i/>
          <w:iCs/>
          <w:color w:val="2B2D31"/>
          <w:sz w:val="21"/>
          <w:szCs w:val="21"/>
        </w:rPr>
        <w:t>cần có thể</w:t>
      </w:r>
      <w:r w:rsidRPr="2BB4B18D">
        <w:rPr>
          <w:rFonts w:ascii="Lexend Deca Light" w:hAnsi="Lexend Deca Light" w:eastAsia="Lexend Deca Light" w:cs="Lexend Deca Light"/>
          <w:i/>
          <w:iCs/>
          <w:color w:val="2B2D31"/>
          <w:sz w:val="21"/>
          <w:szCs w:val="21"/>
        </w:rPr>
        <w:t xml:space="preserve"> tự tính tiền lãi nộp chậm bảo hiểm.</w:t>
      </w:r>
    </w:p>
    <w:p w:rsidR="001C6B66" w:rsidP="002C37DF" w:rsidRDefault="00C43C20" w14:paraId="5AA83556" w14:textId="77777777">
      <w:pPr>
        <w:pStyle w:val="ListParagraph"/>
        <w:numPr>
          <w:ilvl w:val="0"/>
          <w:numId w:val="8"/>
        </w:numPr>
        <w:shd w:val="clear" w:color="auto" w:fill="FFFFFF" w:themeFill="background1"/>
        <w:spacing w:after="105" w:line="315" w:lineRule="auto"/>
        <w:rPr>
          <w:ins w:author="Bui Thi Thanh" w:date="2026-03-06T10:44:00Z" w16du:dateUtc="2026-03-06T03:44:00Z" w:id="110"/>
          <w:rFonts w:ascii="Lexend Deca Light" w:hAnsi="Lexend Deca Light" w:eastAsia="Lexend Deca Light" w:cs="Lexend Deca Light"/>
          <w:color w:val="2B2D31"/>
          <w:sz w:val="21"/>
          <w:szCs w:val="21"/>
        </w:rPr>
      </w:pPr>
      <w:ins w:author="Bui Thi Thanh" w:date="2026-03-06T09:52:00Z" w16du:dateUtc="2026-03-06T02:52:00Z" w:id="111">
        <w:r>
          <w:rPr>
            <w:rFonts w:ascii="Lexend Deca Light" w:hAnsi="Lexend Deca Light" w:eastAsia="Lexend Deca Light" w:cs="Lexend Deca Light"/>
            <w:b/>
            <w:bCs/>
            <w:color w:val="2B2D31"/>
            <w:sz w:val="21"/>
            <w:szCs w:val="21"/>
          </w:rPr>
          <w:t xml:space="preserve">Thuế: </w:t>
        </w:r>
      </w:ins>
      <w:r w:rsidRPr="2BB4B18D" w:rsidR="2BB4B18D">
        <w:rPr>
          <w:rFonts w:ascii="Lexend Deca Light" w:hAnsi="Lexend Deca Light" w:eastAsia="Lexend Deca Light" w:cs="Lexend Deca Light"/>
          <w:color w:val="2B2D31"/>
          <w:sz w:val="21"/>
          <w:szCs w:val="21"/>
        </w:rPr>
        <w:t>linh hoạt định nghĩa các khoản thu nhập miễn thuế (tùy theo cách diễn giải luật của công ty).</w:t>
      </w:r>
      <w:ins w:author="Bui Thi Thanh" w:date="2026-03-06T09:53:00Z" w16du:dateUtc="2026-03-06T02:53:00Z" w:id="112">
        <w:r>
          <w:rPr>
            <w:rFonts w:ascii="Lexend Deca Light" w:hAnsi="Lexend Deca Light" w:eastAsia="Lexend Deca Light" w:cs="Lexend Deca Light"/>
            <w:color w:val="2B2D31"/>
            <w:sz w:val="21"/>
            <w:szCs w:val="21"/>
          </w:rPr>
          <w:t xml:space="preserve"> </w:t>
        </w:r>
      </w:ins>
    </w:p>
    <w:p w:rsidR="2BB4B18D" w:rsidP="002C37DF" w:rsidRDefault="001C6B66" w14:paraId="13F6438C" w14:textId="50E85725">
      <w:pPr>
        <w:pStyle w:val="ListParagraph"/>
        <w:numPr>
          <w:ilvl w:val="0"/>
          <w:numId w:val="8"/>
        </w:numPr>
        <w:shd w:val="clear" w:color="auto" w:fill="FFFFFF" w:themeFill="background1"/>
        <w:spacing w:after="105" w:line="315" w:lineRule="auto"/>
        <w:rPr>
          <w:rFonts w:ascii="Lexend Deca Light" w:hAnsi="Lexend Deca Light" w:eastAsia="Lexend Deca Light" w:cs="Lexend Deca Light"/>
          <w:color w:val="2B2D31"/>
          <w:sz w:val="21"/>
          <w:szCs w:val="21"/>
        </w:rPr>
      </w:pPr>
      <w:ins w:author="Bui Thi Thanh" w:date="2026-03-06T10:44:00Z" w16du:dateUtc="2026-03-06T03:44:00Z" w:id="113">
        <w:r>
          <w:rPr>
            <w:rFonts w:ascii="Lexend Deca Light" w:hAnsi="Lexend Deca Light" w:eastAsia="Lexend Deca Light" w:cs="Lexend Deca Light"/>
            <w:b/>
            <w:bCs/>
            <w:color w:val="2B2D31"/>
            <w:sz w:val="21"/>
            <w:szCs w:val="21"/>
          </w:rPr>
          <w:t xml:space="preserve">Trích BHXH, </w:t>
        </w:r>
      </w:ins>
      <w:ins w:author="Bui Thi Thanh" w:date="2026-03-06T09:53:00Z" w16du:dateUtc="2026-03-06T02:53:00Z" w:id="114">
        <w:r w:rsidR="00C43C20">
          <w:rPr>
            <w:rFonts w:ascii="Lexend Deca Light" w:hAnsi="Lexend Deca Light" w:eastAsia="Lexend Deca Light" w:cs="Lexend Deca Light"/>
            <w:color w:val="2B2D31"/>
            <w:sz w:val="21"/>
            <w:szCs w:val="21"/>
          </w:rPr>
          <w:t xml:space="preserve">Trích thuế </w:t>
        </w:r>
      </w:ins>
      <w:ins w:author="Bui Thi Thanh" w:date="2026-03-06T09:59:00Z" w16du:dateUtc="2026-03-06T02:59:00Z" w:id="115">
        <w:r w:rsidR="00C43C20">
          <w:rPr>
            <w:rFonts w:ascii="Lexend Deca Light" w:hAnsi="Lexend Deca Light" w:eastAsia="Lexend Deca Light" w:cs="Lexend Deca Light"/>
            <w:color w:val="2B2D31"/>
            <w:sz w:val="21"/>
            <w:szCs w:val="21"/>
          </w:rPr>
          <w:t xml:space="preserve">TNCN </w:t>
        </w:r>
      </w:ins>
      <w:ins w:author="Bui Thi Thanh" w:date="2026-03-06T09:53:00Z" w16du:dateUtc="2026-03-06T02:53:00Z" w:id="116">
        <w:r w:rsidR="00C43C20">
          <w:rPr>
            <w:rFonts w:ascii="Lexend Deca Light" w:hAnsi="Lexend Deca Light" w:eastAsia="Lexend Deca Light" w:cs="Lexend Deca Light"/>
            <w:color w:val="2B2D31"/>
            <w:sz w:val="21"/>
            <w:szCs w:val="21"/>
          </w:rPr>
          <w:t>… theo quy định pháp luật hiện hành</w:t>
        </w:r>
      </w:ins>
    </w:p>
    <w:p w:rsidR="2BB4B18D" w:rsidRDefault="2BB4B18D" w14:paraId="0DA31E23" w14:textId="0BE74441"/>
    <w:p w:rsidR="2BB4B18D" w:rsidP="2BB4B18D" w:rsidRDefault="2BB4B18D" w14:paraId="6C6DDF66" w14:textId="0B3EA849">
      <w:pPr>
        <w:pStyle w:val="Heading2"/>
        <w:shd w:val="clear" w:color="auto" w:fill="FFFFFF" w:themeFill="background1"/>
        <w:spacing w:before="0" w:after="0"/>
      </w:pPr>
      <w:r w:rsidRPr="2BB4B18D">
        <w:rPr>
          <w:rFonts w:ascii="Lexend Deca Light" w:hAnsi="Lexend Deca Light" w:eastAsia="Lexend Deca Light" w:cs="Lexend Deca Light"/>
          <w:b/>
          <w:bCs/>
          <w:color w:val="2B2D31"/>
          <w:sz w:val="36"/>
          <w:szCs w:val="36"/>
        </w:rPr>
        <w:t>5. HỆ THỐNG BÁO CÁO &amp; XUẤT DỮ LIỆU (REPORTING)</w:t>
      </w:r>
    </w:p>
    <w:p w:rsidR="2BB4B18D" w:rsidP="2BB4B18D" w:rsidRDefault="2BB4B18D" w14:paraId="31A22162" w14:textId="1D64A793">
      <w:pPr>
        <w:shd w:val="clear" w:color="auto" w:fill="FFFFFF" w:themeFill="background1"/>
        <w:spacing w:before="210" w:after="270" w:line="315" w:lineRule="auto"/>
      </w:pPr>
      <w:r w:rsidRPr="2BB4B18D">
        <w:rPr>
          <w:rFonts w:ascii="Lexend Deca Light" w:hAnsi="Lexend Deca Light" w:eastAsia="Lexend Deca Light" w:cs="Lexend Deca Light"/>
          <w:color w:val="2B2D31"/>
          <w:sz w:val="21"/>
          <w:szCs w:val="21"/>
        </w:rPr>
        <w:t>Hệ thống cần cung cấp thư viện báo cáo động:</w:t>
      </w:r>
    </w:p>
    <w:p w:rsidR="2BB4B18D" w:rsidP="002C37DF" w:rsidRDefault="2BB4B18D" w14:paraId="7AFF558C" w14:textId="2F0B1FA9">
      <w:pPr>
        <w:pStyle w:val="ListParagraph"/>
        <w:numPr>
          <w:ilvl w:val="0"/>
          <w:numId w:val="5"/>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2BB4B18D">
        <w:rPr>
          <w:rFonts w:ascii="Lexend Deca Light" w:hAnsi="Lexend Deca Light" w:eastAsia="Lexend Deca Light" w:cs="Lexend Deca Light"/>
          <w:b/>
          <w:bCs/>
          <w:color w:val="2B2D31"/>
          <w:sz w:val="21"/>
          <w:szCs w:val="21"/>
        </w:rPr>
        <w:t>Nhóm Lương &amp; Chi phí:</w:t>
      </w:r>
    </w:p>
    <w:p w:rsidR="2BB4B18D" w:rsidP="002C37DF" w:rsidRDefault="2BB4B18D" w14:paraId="3C2B9DAE" w14:textId="5DDB31F0">
      <w:pPr>
        <w:pStyle w:val="ListParagraph"/>
        <w:numPr>
          <w:ilvl w:val="1"/>
          <w:numId w:val="14"/>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Bảng lương tổng hợp (Payroll Master).</w:t>
      </w:r>
    </w:p>
    <w:p w:rsidR="2BB4B18D" w:rsidP="002C37DF" w:rsidRDefault="2BB4B18D" w14:paraId="3D7AC95B" w14:textId="6F61BD0C">
      <w:pPr>
        <w:pStyle w:val="ListParagraph"/>
        <w:numPr>
          <w:ilvl w:val="1"/>
          <w:numId w:val="14"/>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 xml:space="preserve">Báo cáo Phân bổ chi phí (Cost Allocation Report) theo chuẩn </w:t>
      </w:r>
      <w:r w:rsidR="004C359C">
        <w:rPr>
          <w:rFonts w:ascii="Lexend Deca Light" w:hAnsi="Lexend Deca Light" w:eastAsia="Lexend Deca Light" w:cs="Lexend Deca Light"/>
          <w:color w:val="2B2D31"/>
          <w:sz w:val="21"/>
          <w:szCs w:val="21"/>
        </w:rPr>
        <w:t>excel kế toán cần.</w:t>
      </w:r>
    </w:p>
    <w:p w:rsidR="2BB4B18D" w:rsidP="002C37DF" w:rsidRDefault="2BB4B18D" w14:paraId="13509F4C" w14:textId="7E194323">
      <w:pPr>
        <w:pStyle w:val="ListParagraph"/>
        <w:numPr>
          <w:ilvl w:val="1"/>
          <w:numId w:val="14"/>
        </w:numPr>
        <w:shd w:val="clear" w:color="auto" w:fill="FFFFFF" w:themeFill="background1"/>
        <w:spacing w:after="105" w:line="315" w:lineRule="auto"/>
        <w:rPr>
          <w:ins w:author="Bui Thi Thanh" w:date="2026-03-06T09:59:00Z" w16du:dateUtc="2026-03-06T02:59:00Z" w:id="117"/>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Báo cáo so sánh chênh lệch công/lương giữa các tháng.</w:t>
      </w:r>
    </w:p>
    <w:p w:rsidR="00C43C20" w:rsidP="002C37DF" w:rsidRDefault="00C43C20" w14:paraId="09F12386" w14:textId="0CFFA185">
      <w:pPr>
        <w:pStyle w:val="ListParagraph"/>
        <w:numPr>
          <w:ilvl w:val="1"/>
          <w:numId w:val="14"/>
        </w:numPr>
        <w:shd w:val="clear" w:color="auto" w:fill="FFFFFF" w:themeFill="background1"/>
        <w:spacing w:after="105" w:line="315" w:lineRule="auto"/>
        <w:rPr>
          <w:rFonts w:ascii="Lexend Deca Light" w:hAnsi="Lexend Deca Light" w:eastAsia="Lexend Deca Light" w:cs="Lexend Deca Light"/>
          <w:color w:val="2B2D31"/>
          <w:sz w:val="21"/>
          <w:szCs w:val="21"/>
        </w:rPr>
      </w:pPr>
      <w:ins w:author="Bui Thi Thanh" w:date="2026-03-06T09:59:00Z" w16du:dateUtc="2026-03-06T02:59:00Z" w:id="118">
        <w:r>
          <w:rPr>
            <w:rFonts w:ascii="Lexend Deca Light" w:hAnsi="Lexend Deca Light" w:eastAsia="Lexend Deca Light" w:cs="Lexend Deca Light"/>
            <w:color w:val="2B2D31"/>
            <w:sz w:val="21"/>
            <w:szCs w:val="21"/>
          </w:rPr>
          <w:t>Cho xuất lũy kế thu nhập</w:t>
        </w:r>
      </w:ins>
      <w:ins w:author="Bui Thi Thanh" w:date="2026-03-06T10:00:00Z" w16du:dateUtc="2026-03-06T03:00:00Z" w:id="119">
        <w:r>
          <w:rPr>
            <w:rFonts w:ascii="Lexend Deca Light" w:hAnsi="Lexend Deca Light" w:eastAsia="Lexend Deca Light" w:cs="Lexend Deca Light"/>
            <w:color w:val="2B2D31"/>
            <w:sz w:val="21"/>
            <w:szCs w:val="21"/>
          </w:rPr>
          <w:t xml:space="preserve"> tại từng thời điểm</w:t>
        </w:r>
      </w:ins>
    </w:p>
    <w:p w:rsidR="2BB4B18D" w:rsidP="002C37DF" w:rsidRDefault="2BB4B18D" w14:paraId="0B4FAAF5" w14:textId="2B308934">
      <w:pPr>
        <w:pStyle w:val="ListParagraph"/>
        <w:numPr>
          <w:ilvl w:val="0"/>
          <w:numId w:val="5"/>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2BB4B18D">
        <w:rPr>
          <w:rFonts w:ascii="Lexend Deca Light" w:hAnsi="Lexend Deca Light" w:eastAsia="Lexend Deca Light" w:cs="Lexend Deca Light"/>
          <w:b/>
          <w:bCs/>
          <w:color w:val="2B2D31"/>
          <w:sz w:val="21"/>
          <w:szCs w:val="21"/>
        </w:rPr>
        <w:t>Nhóm Nhân sự:</w:t>
      </w:r>
    </w:p>
    <w:p w:rsidR="2BB4B18D" w:rsidP="002C37DF" w:rsidRDefault="2BB4B18D" w14:paraId="40B5E7E0" w14:textId="10224864">
      <w:pPr>
        <w:pStyle w:val="ListParagraph"/>
        <w:numPr>
          <w:ilvl w:val="1"/>
          <w:numId w:val="7"/>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Báo cáo Headcount.</w:t>
      </w:r>
    </w:p>
    <w:p w:rsidR="2BB4B18D" w:rsidP="002C37DF" w:rsidRDefault="2BB4B18D" w14:paraId="34D3CFF0" w14:textId="49A52774">
      <w:pPr>
        <w:pStyle w:val="ListParagraph"/>
        <w:numPr>
          <w:ilvl w:val="1"/>
          <w:numId w:val="7"/>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Báo cáo Nhân viên mới/Nghỉ việc (Joiner/Leaver).</w:t>
      </w:r>
    </w:p>
    <w:p w:rsidR="2BB4B18D" w:rsidP="002C37DF" w:rsidRDefault="2BB4B18D" w14:paraId="0DED017D" w14:textId="6DE60F0A">
      <w:pPr>
        <w:pStyle w:val="ListParagraph"/>
        <w:numPr>
          <w:ilvl w:val="0"/>
          <w:numId w:val="5"/>
        </w:numPr>
        <w:shd w:val="clear" w:color="auto" w:fill="FFFFFF" w:themeFill="background1"/>
        <w:spacing w:after="105" w:line="315" w:lineRule="auto"/>
        <w:rPr>
          <w:rFonts w:ascii="Lexend Deca Light" w:hAnsi="Lexend Deca Light" w:eastAsia="Lexend Deca Light" w:cs="Lexend Deca Light"/>
          <w:b/>
          <w:bCs/>
          <w:color w:val="2B2D31"/>
          <w:sz w:val="21"/>
          <w:szCs w:val="21"/>
        </w:rPr>
      </w:pPr>
      <w:r w:rsidRPr="2BB4B18D">
        <w:rPr>
          <w:rFonts w:ascii="Lexend Deca Light" w:hAnsi="Lexend Deca Light" w:eastAsia="Lexend Deca Light" w:cs="Lexend Deca Light"/>
          <w:b/>
          <w:bCs/>
          <w:color w:val="2B2D31"/>
          <w:sz w:val="21"/>
          <w:szCs w:val="21"/>
        </w:rPr>
        <w:t>Nhóm Pháp lý &amp; Ngân hàng:</w:t>
      </w:r>
    </w:p>
    <w:p w:rsidR="2BB4B18D" w:rsidP="002C37DF" w:rsidRDefault="2BB4B18D" w14:paraId="609C065A" w14:textId="084BD68E">
      <w:pPr>
        <w:pStyle w:val="ListParagraph"/>
        <w:numPr>
          <w:ilvl w:val="1"/>
          <w:numId w:val="2"/>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Template chuyển khoản Ngân hàng (HSBC, Citibank...).</w:t>
      </w:r>
    </w:p>
    <w:p w:rsidR="2BB4B18D" w:rsidP="002C37DF" w:rsidRDefault="2BB4B18D" w14:paraId="0908A245" w14:textId="2D8F2517">
      <w:pPr>
        <w:pStyle w:val="ListParagraph"/>
        <w:numPr>
          <w:ilvl w:val="1"/>
          <w:numId w:val="2"/>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Báo cáo trích nộp BHXH.</w:t>
      </w:r>
    </w:p>
    <w:p w:rsidR="2BB4B18D" w:rsidP="002C37DF" w:rsidRDefault="2BB4B18D" w14:paraId="0185FCD2" w14:textId="70F1A73E">
      <w:pPr>
        <w:pStyle w:val="ListParagraph"/>
        <w:numPr>
          <w:ilvl w:val="1"/>
          <w:numId w:val="2"/>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color w:val="2B2D31"/>
          <w:sz w:val="21"/>
          <w:szCs w:val="21"/>
        </w:rPr>
        <w:t>Báo cáo Quyết toán Thuế TNCN cuối năm.</w:t>
      </w:r>
    </w:p>
    <w:p w:rsidR="2BB4B18D" w:rsidP="002C37DF" w:rsidRDefault="2BB4B18D" w14:paraId="69398E8D" w14:textId="74AB3805">
      <w:pPr>
        <w:pStyle w:val="ListParagraph"/>
        <w:numPr>
          <w:ilvl w:val="0"/>
          <w:numId w:val="5"/>
        </w:numPr>
        <w:shd w:val="clear" w:color="auto" w:fill="FFFFFF" w:themeFill="background1"/>
        <w:spacing w:after="105" w:line="315" w:lineRule="auto"/>
        <w:rPr>
          <w:rFonts w:ascii="Lexend Deca Light" w:hAnsi="Lexend Deca Light" w:eastAsia="Lexend Deca Light" w:cs="Lexend Deca Light"/>
          <w:color w:val="2B2D31"/>
          <w:sz w:val="21"/>
          <w:szCs w:val="21"/>
        </w:rPr>
      </w:pPr>
      <w:r w:rsidRPr="2BB4B18D">
        <w:rPr>
          <w:rFonts w:ascii="Lexend Deca Light" w:hAnsi="Lexend Deca Light" w:eastAsia="Lexend Deca Light" w:cs="Lexend Deca Light"/>
          <w:b/>
          <w:bCs/>
          <w:color w:val="2B2D31"/>
          <w:sz w:val="21"/>
          <w:szCs w:val="21"/>
        </w:rPr>
        <w:t>Payslip (Phiếu lương):</w:t>
      </w:r>
      <w:r w:rsidRPr="2BB4B18D">
        <w:rPr>
          <w:rFonts w:ascii="Lexend Deca Light" w:hAnsi="Lexend Deca Light" w:eastAsia="Lexend Deca Light" w:cs="Lexend Deca Light"/>
          <w:color w:val="2B2D31"/>
          <w:sz w:val="21"/>
          <w:szCs w:val="21"/>
        </w:rPr>
        <w:t xml:space="preserve"> Thiết kế theo template khách hàng yêu cầu, xuất PDF hoặc bắn qua API về Workday.</w:t>
      </w:r>
    </w:p>
    <w:p w:rsidR="2BB4B18D" w:rsidRDefault="2BB4B18D" w14:paraId="572B931B" w14:textId="0F3E83AB"/>
    <w:p w:rsidR="2BB4B18D" w:rsidRDefault="2BB4B18D" w14:paraId="3206EC07" w14:textId="588643B6"/>
    <w:p w:rsidR="2BB4B18D" w:rsidP="2BB4B18D" w:rsidRDefault="2BB4B18D" w14:paraId="52144A37" w14:textId="64DB12D6">
      <w:pPr>
        <w:rPr>
          <w:rFonts w:ascii="Lexend Deca Light" w:hAnsi="Lexend Deca Light"/>
        </w:rPr>
      </w:pPr>
    </w:p>
    <w:sectPr w:rsidR="2BB4B18D">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T" w:author="Bui Thi Thanh" w:date="2026-03-06T09:17:00Z" w:id="2">
    <w:p w:rsidR="008E15BF" w:rsidP="008E15BF" w:rsidRDefault="008E15BF" w14:paraId="7DC211D0" w14:textId="77777777">
      <w:pPr>
        <w:pStyle w:val="CommentText"/>
      </w:pPr>
      <w:r>
        <w:rPr>
          <w:rStyle w:val="CommentReference"/>
        </w:rPr>
        <w:annotationRef/>
      </w:r>
      <w:r>
        <w:t>Hệ thống Loại trừ những ngày KO tính BHXH theo quy định pháp luật hiện hành</w:t>
      </w:r>
    </w:p>
  </w:comment>
  <w:comment w:initials="BT" w:author="Bui Thi Thanh" w:date="2026-03-06T09:20:00Z" w:id="12">
    <w:p w:rsidR="008E15BF" w:rsidP="008E15BF" w:rsidRDefault="008E15BF" w14:paraId="523CAC0A" w14:textId="77777777">
      <w:pPr>
        <w:pStyle w:val="CommentText"/>
      </w:pPr>
      <w:r>
        <w:rPr>
          <w:rStyle w:val="CommentReference"/>
        </w:rPr>
        <w:annotationRef/>
      </w:r>
      <w:r>
        <w:t>Nếu cần tham khảo thêm quy định để rõ chi tiết hơn</w:t>
      </w:r>
    </w:p>
    <w:p w:rsidR="008E15BF" w:rsidP="008E15BF" w:rsidRDefault="008E15BF" w14:paraId="35F64773" w14:textId="77777777">
      <w:pPr>
        <w:pStyle w:val="CommentText"/>
      </w:pPr>
      <w:r>
        <w:t>Định dạng địa chỉ 3 cấp</w:t>
      </w:r>
    </w:p>
  </w:comment>
  <w:comment w:initials="BT" w:author="Bui Thi Thanh" w:date="2026-03-06T09:29:00Z" w:id="52">
    <w:p w:rsidR="000A14A0" w:rsidP="000A14A0" w:rsidRDefault="000A14A0" w14:paraId="0A544813" w14:textId="77777777">
      <w:pPr>
        <w:pStyle w:val="CommentText"/>
      </w:pPr>
      <w:r>
        <w:rPr>
          <w:rStyle w:val="CommentReference"/>
        </w:rPr>
        <w:annotationRef/>
      </w:r>
      <w:r>
        <w:t>Đếm ngày công hiệu lực để tính</w:t>
      </w:r>
    </w:p>
  </w:comment>
  <w:comment w:initials="BT" w:author="Bui Thi Thanh" w:date="2026-03-06T09:51:00Z" w:id="101">
    <w:p w:rsidR="00281E2D" w:rsidP="00281E2D" w:rsidRDefault="00281E2D" w14:paraId="64519643" w14:textId="77777777">
      <w:pPr>
        <w:pStyle w:val="CommentText"/>
      </w:pPr>
      <w:r>
        <w:rPr>
          <w:rStyle w:val="CommentReference"/>
        </w:rPr>
        <w:annotationRef/>
      </w:r>
      <w:r>
        <w:t>Những ngày ko thuộc đếm để tính BHXH LOẠI RA HÊT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211D0" w15:done="0"/>
  <w15:commentEx w15:paraId="35F64773" w15:done="0"/>
  <w15:commentEx w15:paraId="0A544813" w15:done="0"/>
  <w15:commentEx w15:paraId="645196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E7D85" w16cex:dateUtc="2026-03-06T02:17:00Z"/>
  <w16cex:commentExtensible w16cex:durableId="6305AB57" w16cex:dateUtc="2026-03-06T02:20:00Z"/>
  <w16cex:commentExtensible w16cex:durableId="4E9FF8AB" w16cex:dateUtc="2026-03-06T02:29:00Z"/>
  <w16cex:commentExtensible w16cex:durableId="2F85299A" w16cex:dateUtc="2026-03-06T0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211D0" w16cid:durableId="3A5E7D85"/>
  <w16cid:commentId w16cid:paraId="35F64773" w16cid:durableId="6305AB57"/>
  <w16cid:commentId w16cid:paraId="0A544813" w16cid:durableId="4E9FF8AB"/>
  <w16cid:commentId w16cid:paraId="64519643" w16cid:durableId="2F8529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exend Deca Light">
    <w:altName w:val="Calibri"/>
    <w:panose1 w:val="00000000000000000000"/>
    <w:charset w:val="00"/>
    <w:family w:val="auto"/>
    <w:pitch w:val="variable"/>
    <w:sig w:usb0="A00000FF" w:usb1="4000205B" w:usb2="00000000" w:usb3="00000000" w:csb0="00000193"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CAE8"/>
    <w:multiLevelType w:val="hybridMultilevel"/>
    <w:tmpl w:val="0E425E6C"/>
    <w:lvl w:ilvl="0" w:tplc="E1E81BF8">
      <w:start w:val="1"/>
      <w:numFmt w:val="bullet"/>
      <w:lvlText w:val=""/>
      <w:lvlJc w:val="left"/>
      <w:pPr>
        <w:ind w:left="720" w:hanging="360"/>
      </w:pPr>
      <w:rPr>
        <w:rFonts w:hint="default" w:ascii="Symbol" w:hAnsi="Symbol"/>
      </w:rPr>
    </w:lvl>
    <w:lvl w:ilvl="1" w:tplc="53542276">
      <w:start w:val="1"/>
      <w:numFmt w:val="bullet"/>
      <w:lvlText w:val=""/>
      <w:lvlJc w:val="left"/>
      <w:pPr>
        <w:ind w:left="1440" w:hanging="360"/>
      </w:pPr>
      <w:rPr>
        <w:rFonts w:hint="default" w:ascii="Symbol" w:hAnsi="Symbol"/>
      </w:rPr>
    </w:lvl>
    <w:lvl w:ilvl="2" w:tplc="585665AC">
      <w:start w:val="1"/>
      <w:numFmt w:val="bullet"/>
      <w:lvlText w:val=""/>
      <w:lvlJc w:val="left"/>
      <w:pPr>
        <w:ind w:left="2160" w:hanging="360"/>
      </w:pPr>
      <w:rPr>
        <w:rFonts w:hint="default" w:ascii="Wingdings" w:hAnsi="Wingdings"/>
      </w:rPr>
    </w:lvl>
    <w:lvl w:ilvl="3" w:tplc="E024449A">
      <w:start w:val="1"/>
      <w:numFmt w:val="bullet"/>
      <w:lvlText w:val=""/>
      <w:lvlJc w:val="left"/>
      <w:pPr>
        <w:ind w:left="2880" w:hanging="360"/>
      </w:pPr>
      <w:rPr>
        <w:rFonts w:hint="default" w:ascii="Symbol" w:hAnsi="Symbol"/>
      </w:rPr>
    </w:lvl>
    <w:lvl w:ilvl="4" w:tplc="4E404C06">
      <w:start w:val="1"/>
      <w:numFmt w:val="bullet"/>
      <w:lvlText w:val="o"/>
      <w:lvlJc w:val="left"/>
      <w:pPr>
        <w:ind w:left="3600" w:hanging="360"/>
      </w:pPr>
      <w:rPr>
        <w:rFonts w:hint="default" w:ascii="Courier New" w:hAnsi="Courier New"/>
      </w:rPr>
    </w:lvl>
    <w:lvl w:ilvl="5" w:tplc="0EF889D8">
      <w:start w:val="1"/>
      <w:numFmt w:val="bullet"/>
      <w:lvlText w:val=""/>
      <w:lvlJc w:val="left"/>
      <w:pPr>
        <w:ind w:left="4320" w:hanging="360"/>
      </w:pPr>
      <w:rPr>
        <w:rFonts w:hint="default" w:ascii="Wingdings" w:hAnsi="Wingdings"/>
      </w:rPr>
    </w:lvl>
    <w:lvl w:ilvl="6" w:tplc="9528B6FE">
      <w:start w:val="1"/>
      <w:numFmt w:val="bullet"/>
      <w:lvlText w:val=""/>
      <w:lvlJc w:val="left"/>
      <w:pPr>
        <w:ind w:left="5040" w:hanging="360"/>
      </w:pPr>
      <w:rPr>
        <w:rFonts w:hint="default" w:ascii="Symbol" w:hAnsi="Symbol"/>
      </w:rPr>
    </w:lvl>
    <w:lvl w:ilvl="7" w:tplc="C4C0B380">
      <w:start w:val="1"/>
      <w:numFmt w:val="bullet"/>
      <w:lvlText w:val="o"/>
      <w:lvlJc w:val="left"/>
      <w:pPr>
        <w:ind w:left="5760" w:hanging="360"/>
      </w:pPr>
      <w:rPr>
        <w:rFonts w:hint="default" w:ascii="Courier New" w:hAnsi="Courier New"/>
      </w:rPr>
    </w:lvl>
    <w:lvl w:ilvl="8" w:tplc="E070DA7C">
      <w:start w:val="1"/>
      <w:numFmt w:val="bullet"/>
      <w:lvlText w:val=""/>
      <w:lvlJc w:val="left"/>
      <w:pPr>
        <w:ind w:left="6480" w:hanging="360"/>
      </w:pPr>
      <w:rPr>
        <w:rFonts w:hint="default" w:ascii="Wingdings" w:hAnsi="Wingdings"/>
      </w:rPr>
    </w:lvl>
  </w:abstractNum>
  <w:abstractNum w:abstractNumId="1" w15:restartNumberingAfterBreak="0">
    <w:nsid w:val="004A0CF4"/>
    <w:multiLevelType w:val="hybridMultilevel"/>
    <w:tmpl w:val="BDF28E3C"/>
    <w:lvl w:ilvl="0" w:tplc="F87AED20">
      <w:start w:val="1"/>
      <w:numFmt w:val="bullet"/>
      <w:lvlText w:val=""/>
      <w:lvlJc w:val="left"/>
      <w:pPr>
        <w:ind w:left="720" w:hanging="360"/>
      </w:pPr>
      <w:rPr>
        <w:rFonts w:hint="default" w:ascii="Symbol" w:hAnsi="Symbol"/>
      </w:rPr>
    </w:lvl>
    <w:lvl w:ilvl="1" w:tplc="8FF88D10">
      <w:start w:val="1"/>
      <w:numFmt w:val="bullet"/>
      <w:lvlText w:val="o"/>
      <w:lvlJc w:val="left"/>
      <w:pPr>
        <w:ind w:left="1440" w:hanging="360"/>
      </w:pPr>
      <w:rPr>
        <w:rFonts w:hint="default" w:ascii="Courier New" w:hAnsi="Courier New"/>
      </w:rPr>
    </w:lvl>
    <w:lvl w:ilvl="2" w:tplc="389E5BEC">
      <w:start w:val="1"/>
      <w:numFmt w:val="bullet"/>
      <w:lvlText w:val=""/>
      <w:lvlJc w:val="left"/>
      <w:pPr>
        <w:ind w:left="2160" w:hanging="360"/>
      </w:pPr>
      <w:rPr>
        <w:rFonts w:hint="default" w:ascii="Wingdings" w:hAnsi="Wingdings"/>
      </w:rPr>
    </w:lvl>
    <w:lvl w:ilvl="3" w:tplc="E484457E">
      <w:start w:val="1"/>
      <w:numFmt w:val="bullet"/>
      <w:lvlText w:val=""/>
      <w:lvlJc w:val="left"/>
      <w:pPr>
        <w:ind w:left="2880" w:hanging="360"/>
      </w:pPr>
      <w:rPr>
        <w:rFonts w:hint="default" w:ascii="Symbol" w:hAnsi="Symbol"/>
      </w:rPr>
    </w:lvl>
    <w:lvl w:ilvl="4" w:tplc="4B461B62">
      <w:start w:val="1"/>
      <w:numFmt w:val="bullet"/>
      <w:lvlText w:val="o"/>
      <w:lvlJc w:val="left"/>
      <w:pPr>
        <w:ind w:left="3600" w:hanging="360"/>
      </w:pPr>
      <w:rPr>
        <w:rFonts w:hint="default" w:ascii="Courier New" w:hAnsi="Courier New"/>
      </w:rPr>
    </w:lvl>
    <w:lvl w:ilvl="5" w:tplc="E586E7F2">
      <w:start w:val="1"/>
      <w:numFmt w:val="bullet"/>
      <w:lvlText w:val=""/>
      <w:lvlJc w:val="left"/>
      <w:pPr>
        <w:ind w:left="4320" w:hanging="360"/>
      </w:pPr>
      <w:rPr>
        <w:rFonts w:hint="default" w:ascii="Wingdings" w:hAnsi="Wingdings"/>
      </w:rPr>
    </w:lvl>
    <w:lvl w:ilvl="6" w:tplc="E6444EF4">
      <w:start w:val="1"/>
      <w:numFmt w:val="bullet"/>
      <w:lvlText w:val=""/>
      <w:lvlJc w:val="left"/>
      <w:pPr>
        <w:ind w:left="5040" w:hanging="360"/>
      </w:pPr>
      <w:rPr>
        <w:rFonts w:hint="default" w:ascii="Symbol" w:hAnsi="Symbol"/>
      </w:rPr>
    </w:lvl>
    <w:lvl w:ilvl="7" w:tplc="53E01D80">
      <w:start w:val="1"/>
      <w:numFmt w:val="bullet"/>
      <w:lvlText w:val="o"/>
      <w:lvlJc w:val="left"/>
      <w:pPr>
        <w:ind w:left="5760" w:hanging="360"/>
      </w:pPr>
      <w:rPr>
        <w:rFonts w:hint="default" w:ascii="Courier New" w:hAnsi="Courier New"/>
      </w:rPr>
    </w:lvl>
    <w:lvl w:ilvl="8" w:tplc="FD680A88">
      <w:start w:val="1"/>
      <w:numFmt w:val="bullet"/>
      <w:lvlText w:val=""/>
      <w:lvlJc w:val="left"/>
      <w:pPr>
        <w:ind w:left="6480" w:hanging="360"/>
      </w:pPr>
      <w:rPr>
        <w:rFonts w:hint="default" w:ascii="Wingdings" w:hAnsi="Wingdings"/>
      </w:rPr>
    </w:lvl>
  </w:abstractNum>
  <w:abstractNum w:abstractNumId="2" w15:restartNumberingAfterBreak="0">
    <w:nsid w:val="02D427BC"/>
    <w:multiLevelType w:val="multilevel"/>
    <w:tmpl w:val="48B01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3AAD6D"/>
    <w:multiLevelType w:val="hybridMultilevel"/>
    <w:tmpl w:val="35EE7470"/>
    <w:lvl w:ilvl="0" w:tplc="6E16ACB0">
      <w:start w:val="1"/>
      <w:numFmt w:val="bullet"/>
      <w:lvlText w:val=""/>
      <w:lvlJc w:val="left"/>
      <w:pPr>
        <w:ind w:left="720" w:hanging="360"/>
      </w:pPr>
      <w:rPr>
        <w:rFonts w:hint="default" w:ascii="Symbol" w:hAnsi="Symbol"/>
      </w:rPr>
    </w:lvl>
    <w:lvl w:ilvl="1" w:tplc="87EE59AC">
      <w:start w:val="1"/>
      <w:numFmt w:val="bullet"/>
      <w:lvlText w:val=""/>
      <w:lvlJc w:val="left"/>
      <w:pPr>
        <w:ind w:left="1440" w:hanging="360"/>
      </w:pPr>
      <w:rPr>
        <w:rFonts w:hint="default" w:ascii="Symbol" w:hAnsi="Symbol"/>
      </w:rPr>
    </w:lvl>
    <w:lvl w:ilvl="2" w:tplc="940E8B36">
      <w:start w:val="1"/>
      <w:numFmt w:val="bullet"/>
      <w:lvlText w:val=""/>
      <w:lvlJc w:val="left"/>
      <w:pPr>
        <w:ind w:left="2160" w:hanging="360"/>
      </w:pPr>
      <w:rPr>
        <w:rFonts w:hint="default" w:ascii="Wingdings" w:hAnsi="Wingdings"/>
      </w:rPr>
    </w:lvl>
    <w:lvl w:ilvl="3" w:tplc="115A2AD0">
      <w:start w:val="1"/>
      <w:numFmt w:val="bullet"/>
      <w:lvlText w:val=""/>
      <w:lvlJc w:val="left"/>
      <w:pPr>
        <w:ind w:left="2880" w:hanging="360"/>
      </w:pPr>
      <w:rPr>
        <w:rFonts w:hint="default" w:ascii="Symbol" w:hAnsi="Symbol"/>
      </w:rPr>
    </w:lvl>
    <w:lvl w:ilvl="4" w:tplc="CE58C3E6">
      <w:start w:val="1"/>
      <w:numFmt w:val="bullet"/>
      <w:lvlText w:val="o"/>
      <w:lvlJc w:val="left"/>
      <w:pPr>
        <w:ind w:left="3600" w:hanging="360"/>
      </w:pPr>
      <w:rPr>
        <w:rFonts w:hint="default" w:ascii="Courier New" w:hAnsi="Courier New"/>
      </w:rPr>
    </w:lvl>
    <w:lvl w:ilvl="5" w:tplc="06AE96A2">
      <w:start w:val="1"/>
      <w:numFmt w:val="bullet"/>
      <w:lvlText w:val=""/>
      <w:lvlJc w:val="left"/>
      <w:pPr>
        <w:ind w:left="4320" w:hanging="360"/>
      </w:pPr>
      <w:rPr>
        <w:rFonts w:hint="default" w:ascii="Wingdings" w:hAnsi="Wingdings"/>
      </w:rPr>
    </w:lvl>
    <w:lvl w:ilvl="6" w:tplc="5492D158">
      <w:start w:val="1"/>
      <w:numFmt w:val="bullet"/>
      <w:lvlText w:val=""/>
      <w:lvlJc w:val="left"/>
      <w:pPr>
        <w:ind w:left="5040" w:hanging="360"/>
      </w:pPr>
      <w:rPr>
        <w:rFonts w:hint="default" w:ascii="Symbol" w:hAnsi="Symbol"/>
      </w:rPr>
    </w:lvl>
    <w:lvl w:ilvl="7" w:tplc="B30E992A">
      <w:start w:val="1"/>
      <w:numFmt w:val="bullet"/>
      <w:lvlText w:val="o"/>
      <w:lvlJc w:val="left"/>
      <w:pPr>
        <w:ind w:left="5760" w:hanging="360"/>
      </w:pPr>
      <w:rPr>
        <w:rFonts w:hint="default" w:ascii="Courier New" w:hAnsi="Courier New"/>
      </w:rPr>
    </w:lvl>
    <w:lvl w:ilvl="8" w:tplc="6532B27A">
      <w:start w:val="1"/>
      <w:numFmt w:val="bullet"/>
      <w:lvlText w:val=""/>
      <w:lvlJc w:val="left"/>
      <w:pPr>
        <w:ind w:left="6480" w:hanging="360"/>
      </w:pPr>
      <w:rPr>
        <w:rFonts w:hint="default" w:ascii="Wingdings" w:hAnsi="Wingdings"/>
      </w:rPr>
    </w:lvl>
  </w:abstractNum>
  <w:abstractNum w:abstractNumId="4" w15:restartNumberingAfterBreak="0">
    <w:nsid w:val="0842D788"/>
    <w:multiLevelType w:val="hybridMultilevel"/>
    <w:tmpl w:val="1F28AE2C"/>
    <w:lvl w:ilvl="0" w:tplc="55C6DE06">
      <w:start w:val="1"/>
      <w:numFmt w:val="bullet"/>
      <w:lvlText w:val=""/>
      <w:lvlJc w:val="left"/>
      <w:pPr>
        <w:ind w:left="720" w:hanging="360"/>
      </w:pPr>
      <w:rPr>
        <w:rFonts w:hint="default" w:ascii="Symbol" w:hAnsi="Symbol"/>
      </w:rPr>
    </w:lvl>
    <w:lvl w:ilvl="1" w:tplc="2BA82302">
      <w:start w:val="1"/>
      <w:numFmt w:val="bullet"/>
      <w:lvlText w:val=""/>
      <w:lvlJc w:val="left"/>
      <w:pPr>
        <w:ind w:left="1440" w:hanging="360"/>
      </w:pPr>
      <w:rPr>
        <w:rFonts w:hint="default" w:ascii="Symbol" w:hAnsi="Symbol"/>
      </w:rPr>
    </w:lvl>
    <w:lvl w:ilvl="2" w:tplc="7534E4DC">
      <w:start w:val="1"/>
      <w:numFmt w:val="bullet"/>
      <w:lvlText w:val=""/>
      <w:lvlJc w:val="left"/>
      <w:pPr>
        <w:ind w:left="2160" w:hanging="360"/>
      </w:pPr>
      <w:rPr>
        <w:rFonts w:hint="default" w:ascii="Wingdings" w:hAnsi="Wingdings"/>
      </w:rPr>
    </w:lvl>
    <w:lvl w:ilvl="3" w:tplc="713478B4">
      <w:start w:val="1"/>
      <w:numFmt w:val="bullet"/>
      <w:lvlText w:val=""/>
      <w:lvlJc w:val="left"/>
      <w:pPr>
        <w:ind w:left="2880" w:hanging="360"/>
      </w:pPr>
      <w:rPr>
        <w:rFonts w:hint="default" w:ascii="Symbol" w:hAnsi="Symbol"/>
      </w:rPr>
    </w:lvl>
    <w:lvl w:ilvl="4" w:tplc="103872A2">
      <w:start w:val="1"/>
      <w:numFmt w:val="bullet"/>
      <w:lvlText w:val="o"/>
      <w:lvlJc w:val="left"/>
      <w:pPr>
        <w:ind w:left="3600" w:hanging="360"/>
      </w:pPr>
      <w:rPr>
        <w:rFonts w:hint="default" w:ascii="Courier New" w:hAnsi="Courier New"/>
      </w:rPr>
    </w:lvl>
    <w:lvl w:ilvl="5" w:tplc="47DC3972">
      <w:start w:val="1"/>
      <w:numFmt w:val="bullet"/>
      <w:lvlText w:val=""/>
      <w:lvlJc w:val="left"/>
      <w:pPr>
        <w:ind w:left="4320" w:hanging="360"/>
      </w:pPr>
      <w:rPr>
        <w:rFonts w:hint="default" w:ascii="Wingdings" w:hAnsi="Wingdings"/>
      </w:rPr>
    </w:lvl>
    <w:lvl w:ilvl="6" w:tplc="3D542A5A">
      <w:start w:val="1"/>
      <w:numFmt w:val="bullet"/>
      <w:lvlText w:val=""/>
      <w:lvlJc w:val="left"/>
      <w:pPr>
        <w:ind w:left="5040" w:hanging="360"/>
      </w:pPr>
      <w:rPr>
        <w:rFonts w:hint="default" w:ascii="Symbol" w:hAnsi="Symbol"/>
      </w:rPr>
    </w:lvl>
    <w:lvl w:ilvl="7" w:tplc="3A26138E">
      <w:start w:val="1"/>
      <w:numFmt w:val="bullet"/>
      <w:lvlText w:val="o"/>
      <w:lvlJc w:val="left"/>
      <w:pPr>
        <w:ind w:left="5760" w:hanging="360"/>
      </w:pPr>
      <w:rPr>
        <w:rFonts w:hint="default" w:ascii="Courier New" w:hAnsi="Courier New"/>
      </w:rPr>
    </w:lvl>
    <w:lvl w:ilvl="8" w:tplc="9E409CDA">
      <w:start w:val="1"/>
      <w:numFmt w:val="bullet"/>
      <w:lvlText w:val=""/>
      <w:lvlJc w:val="left"/>
      <w:pPr>
        <w:ind w:left="6480" w:hanging="360"/>
      </w:pPr>
      <w:rPr>
        <w:rFonts w:hint="default" w:ascii="Wingdings" w:hAnsi="Wingdings"/>
      </w:rPr>
    </w:lvl>
  </w:abstractNum>
  <w:abstractNum w:abstractNumId="5" w15:restartNumberingAfterBreak="0">
    <w:nsid w:val="0B9F59C0"/>
    <w:multiLevelType w:val="hybridMultilevel"/>
    <w:tmpl w:val="549C3F3E"/>
    <w:lvl w:ilvl="0" w:tplc="899E0D26">
      <w:start w:val="1"/>
      <w:numFmt w:val="decimal"/>
      <w:lvlText w:val="%1."/>
      <w:lvlJc w:val="left"/>
      <w:pPr>
        <w:ind w:left="720" w:hanging="360"/>
      </w:pPr>
    </w:lvl>
    <w:lvl w:ilvl="1" w:tplc="EA6E10FA">
      <w:start w:val="1"/>
      <w:numFmt w:val="lowerLetter"/>
      <w:lvlText w:val="%2."/>
      <w:lvlJc w:val="left"/>
      <w:pPr>
        <w:ind w:left="1440" w:hanging="360"/>
      </w:pPr>
    </w:lvl>
    <w:lvl w:ilvl="2" w:tplc="CDE8E8AC">
      <w:start w:val="1"/>
      <w:numFmt w:val="lowerRoman"/>
      <w:lvlText w:val="%3."/>
      <w:lvlJc w:val="right"/>
      <w:pPr>
        <w:ind w:left="2160" w:hanging="180"/>
      </w:pPr>
    </w:lvl>
    <w:lvl w:ilvl="3" w:tplc="CF324750">
      <w:start w:val="1"/>
      <w:numFmt w:val="decimal"/>
      <w:lvlText w:val="%4."/>
      <w:lvlJc w:val="left"/>
      <w:pPr>
        <w:ind w:left="2880" w:hanging="360"/>
      </w:pPr>
    </w:lvl>
    <w:lvl w:ilvl="4" w:tplc="520E6CBE">
      <w:start w:val="1"/>
      <w:numFmt w:val="lowerLetter"/>
      <w:lvlText w:val="%5."/>
      <w:lvlJc w:val="left"/>
      <w:pPr>
        <w:ind w:left="3600" w:hanging="360"/>
      </w:pPr>
    </w:lvl>
    <w:lvl w:ilvl="5" w:tplc="5442FC44">
      <w:start w:val="1"/>
      <w:numFmt w:val="lowerRoman"/>
      <w:lvlText w:val="%6."/>
      <w:lvlJc w:val="right"/>
      <w:pPr>
        <w:ind w:left="4320" w:hanging="180"/>
      </w:pPr>
    </w:lvl>
    <w:lvl w:ilvl="6" w:tplc="849009EE">
      <w:start w:val="1"/>
      <w:numFmt w:val="decimal"/>
      <w:lvlText w:val="%7."/>
      <w:lvlJc w:val="left"/>
      <w:pPr>
        <w:ind w:left="5040" w:hanging="360"/>
      </w:pPr>
    </w:lvl>
    <w:lvl w:ilvl="7" w:tplc="6A2ECAB8">
      <w:start w:val="1"/>
      <w:numFmt w:val="lowerLetter"/>
      <w:lvlText w:val="%8."/>
      <w:lvlJc w:val="left"/>
      <w:pPr>
        <w:ind w:left="5760" w:hanging="360"/>
      </w:pPr>
    </w:lvl>
    <w:lvl w:ilvl="8" w:tplc="B420CBA2">
      <w:start w:val="1"/>
      <w:numFmt w:val="lowerRoman"/>
      <w:lvlText w:val="%9."/>
      <w:lvlJc w:val="right"/>
      <w:pPr>
        <w:ind w:left="6480" w:hanging="180"/>
      </w:pPr>
    </w:lvl>
  </w:abstractNum>
  <w:abstractNum w:abstractNumId="6" w15:restartNumberingAfterBreak="0">
    <w:nsid w:val="0E7724B7"/>
    <w:multiLevelType w:val="multilevel"/>
    <w:tmpl w:val="64F2F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9FF427"/>
    <w:multiLevelType w:val="hybridMultilevel"/>
    <w:tmpl w:val="D76CE09E"/>
    <w:lvl w:ilvl="0" w:tplc="CA98A4F6">
      <w:start w:val="1"/>
      <w:numFmt w:val="bullet"/>
      <w:lvlText w:val=""/>
      <w:lvlJc w:val="left"/>
      <w:pPr>
        <w:ind w:left="720" w:hanging="360"/>
      </w:pPr>
      <w:rPr>
        <w:rFonts w:hint="default" w:ascii="Symbol" w:hAnsi="Symbol"/>
      </w:rPr>
    </w:lvl>
    <w:lvl w:ilvl="1" w:tplc="FE92DA44">
      <w:start w:val="1"/>
      <w:numFmt w:val="bullet"/>
      <w:lvlText w:val=""/>
      <w:lvlJc w:val="left"/>
      <w:pPr>
        <w:ind w:left="1440" w:hanging="360"/>
      </w:pPr>
      <w:rPr>
        <w:rFonts w:hint="default" w:ascii="Symbol" w:hAnsi="Symbol"/>
      </w:rPr>
    </w:lvl>
    <w:lvl w:ilvl="2" w:tplc="22FEB0C0">
      <w:start w:val="1"/>
      <w:numFmt w:val="bullet"/>
      <w:lvlText w:val=""/>
      <w:lvlJc w:val="left"/>
      <w:pPr>
        <w:ind w:left="2160" w:hanging="360"/>
      </w:pPr>
      <w:rPr>
        <w:rFonts w:hint="default" w:ascii="Wingdings" w:hAnsi="Wingdings"/>
      </w:rPr>
    </w:lvl>
    <w:lvl w:ilvl="3" w:tplc="65CC9A76">
      <w:start w:val="1"/>
      <w:numFmt w:val="bullet"/>
      <w:lvlText w:val=""/>
      <w:lvlJc w:val="left"/>
      <w:pPr>
        <w:ind w:left="2880" w:hanging="360"/>
      </w:pPr>
      <w:rPr>
        <w:rFonts w:hint="default" w:ascii="Symbol" w:hAnsi="Symbol"/>
      </w:rPr>
    </w:lvl>
    <w:lvl w:ilvl="4" w:tplc="0B0E7C9A">
      <w:start w:val="1"/>
      <w:numFmt w:val="bullet"/>
      <w:lvlText w:val="o"/>
      <w:lvlJc w:val="left"/>
      <w:pPr>
        <w:ind w:left="3600" w:hanging="360"/>
      </w:pPr>
      <w:rPr>
        <w:rFonts w:hint="default" w:ascii="Courier New" w:hAnsi="Courier New"/>
      </w:rPr>
    </w:lvl>
    <w:lvl w:ilvl="5" w:tplc="A1723DC6">
      <w:start w:val="1"/>
      <w:numFmt w:val="bullet"/>
      <w:lvlText w:val=""/>
      <w:lvlJc w:val="left"/>
      <w:pPr>
        <w:ind w:left="4320" w:hanging="360"/>
      </w:pPr>
      <w:rPr>
        <w:rFonts w:hint="default" w:ascii="Wingdings" w:hAnsi="Wingdings"/>
      </w:rPr>
    </w:lvl>
    <w:lvl w:ilvl="6" w:tplc="460C8920">
      <w:start w:val="1"/>
      <w:numFmt w:val="bullet"/>
      <w:lvlText w:val=""/>
      <w:lvlJc w:val="left"/>
      <w:pPr>
        <w:ind w:left="5040" w:hanging="360"/>
      </w:pPr>
      <w:rPr>
        <w:rFonts w:hint="default" w:ascii="Symbol" w:hAnsi="Symbol"/>
      </w:rPr>
    </w:lvl>
    <w:lvl w:ilvl="7" w:tplc="148C8016">
      <w:start w:val="1"/>
      <w:numFmt w:val="bullet"/>
      <w:lvlText w:val="o"/>
      <w:lvlJc w:val="left"/>
      <w:pPr>
        <w:ind w:left="5760" w:hanging="360"/>
      </w:pPr>
      <w:rPr>
        <w:rFonts w:hint="default" w:ascii="Courier New" w:hAnsi="Courier New"/>
      </w:rPr>
    </w:lvl>
    <w:lvl w:ilvl="8" w:tplc="2FFC4732">
      <w:start w:val="1"/>
      <w:numFmt w:val="bullet"/>
      <w:lvlText w:val=""/>
      <w:lvlJc w:val="left"/>
      <w:pPr>
        <w:ind w:left="6480" w:hanging="360"/>
      </w:pPr>
      <w:rPr>
        <w:rFonts w:hint="default" w:ascii="Wingdings" w:hAnsi="Wingdings"/>
      </w:rPr>
    </w:lvl>
  </w:abstractNum>
  <w:abstractNum w:abstractNumId="8" w15:restartNumberingAfterBreak="0">
    <w:nsid w:val="0ED74014"/>
    <w:multiLevelType w:val="hybridMultilevel"/>
    <w:tmpl w:val="26DAC978"/>
    <w:lvl w:ilvl="0" w:tplc="9D7C1E46">
      <w:start w:val="1"/>
      <w:numFmt w:val="decimal"/>
      <w:lvlText w:val="%1."/>
      <w:lvlJc w:val="left"/>
      <w:pPr>
        <w:ind w:left="720" w:hanging="360"/>
      </w:pPr>
    </w:lvl>
    <w:lvl w:ilvl="1" w:tplc="B836802C">
      <w:start w:val="1"/>
      <w:numFmt w:val="lowerLetter"/>
      <w:lvlText w:val="%2."/>
      <w:lvlJc w:val="left"/>
      <w:pPr>
        <w:ind w:left="1440" w:hanging="360"/>
      </w:pPr>
    </w:lvl>
    <w:lvl w:ilvl="2" w:tplc="854654E4">
      <w:start w:val="1"/>
      <w:numFmt w:val="lowerRoman"/>
      <w:lvlText w:val="%3."/>
      <w:lvlJc w:val="right"/>
      <w:pPr>
        <w:ind w:left="2160" w:hanging="180"/>
      </w:pPr>
    </w:lvl>
    <w:lvl w:ilvl="3" w:tplc="44C23F44">
      <w:start w:val="1"/>
      <w:numFmt w:val="decimal"/>
      <w:lvlText w:val="%4."/>
      <w:lvlJc w:val="left"/>
      <w:pPr>
        <w:ind w:left="2880" w:hanging="360"/>
      </w:pPr>
    </w:lvl>
    <w:lvl w:ilvl="4" w:tplc="7DE66AA6">
      <w:start w:val="1"/>
      <w:numFmt w:val="lowerLetter"/>
      <w:lvlText w:val="%5."/>
      <w:lvlJc w:val="left"/>
      <w:pPr>
        <w:ind w:left="3600" w:hanging="360"/>
      </w:pPr>
    </w:lvl>
    <w:lvl w:ilvl="5" w:tplc="F182D298">
      <w:start w:val="1"/>
      <w:numFmt w:val="lowerRoman"/>
      <w:lvlText w:val="%6."/>
      <w:lvlJc w:val="right"/>
      <w:pPr>
        <w:ind w:left="4320" w:hanging="180"/>
      </w:pPr>
    </w:lvl>
    <w:lvl w:ilvl="6" w:tplc="B4B403C2">
      <w:start w:val="1"/>
      <w:numFmt w:val="decimal"/>
      <w:lvlText w:val="%7."/>
      <w:lvlJc w:val="left"/>
      <w:pPr>
        <w:ind w:left="5040" w:hanging="360"/>
      </w:pPr>
    </w:lvl>
    <w:lvl w:ilvl="7" w:tplc="6D26D794">
      <w:start w:val="1"/>
      <w:numFmt w:val="lowerLetter"/>
      <w:lvlText w:val="%8."/>
      <w:lvlJc w:val="left"/>
      <w:pPr>
        <w:ind w:left="5760" w:hanging="360"/>
      </w:pPr>
    </w:lvl>
    <w:lvl w:ilvl="8" w:tplc="D3F4F1CE">
      <w:start w:val="1"/>
      <w:numFmt w:val="lowerRoman"/>
      <w:lvlText w:val="%9."/>
      <w:lvlJc w:val="right"/>
      <w:pPr>
        <w:ind w:left="6480" w:hanging="180"/>
      </w:pPr>
    </w:lvl>
  </w:abstractNum>
  <w:abstractNum w:abstractNumId="9" w15:restartNumberingAfterBreak="0">
    <w:nsid w:val="117BE637"/>
    <w:multiLevelType w:val="hybridMultilevel"/>
    <w:tmpl w:val="46C0B15A"/>
    <w:lvl w:ilvl="0" w:tplc="3BB05800">
      <w:start w:val="1"/>
      <w:numFmt w:val="bullet"/>
      <w:lvlText w:val=""/>
      <w:lvlJc w:val="left"/>
      <w:pPr>
        <w:ind w:left="720" w:hanging="360"/>
      </w:pPr>
      <w:rPr>
        <w:rFonts w:hint="default" w:ascii="Symbol" w:hAnsi="Symbol"/>
      </w:rPr>
    </w:lvl>
    <w:lvl w:ilvl="1" w:tplc="55B80A04">
      <w:start w:val="1"/>
      <w:numFmt w:val="bullet"/>
      <w:lvlText w:val=""/>
      <w:lvlJc w:val="left"/>
      <w:pPr>
        <w:ind w:left="1440" w:hanging="360"/>
      </w:pPr>
      <w:rPr>
        <w:rFonts w:hint="default" w:ascii="Symbol" w:hAnsi="Symbol"/>
      </w:rPr>
    </w:lvl>
    <w:lvl w:ilvl="2" w:tplc="B8DA0B5A">
      <w:start w:val="1"/>
      <w:numFmt w:val="bullet"/>
      <w:lvlText w:val=""/>
      <w:lvlJc w:val="left"/>
      <w:pPr>
        <w:ind w:left="2160" w:hanging="360"/>
      </w:pPr>
      <w:rPr>
        <w:rFonts w:hint="default" w:ascii="Wingdings" w:hAnsi="Wingdings"/>
      </w:rPr>
    </w:lvl>
    <w:lvl w:ilvl="3" w:tplc="B836A942">
      <w:start w:val="1"/>
      <w:numFmt w:val="bullet"/>
      <w:lvlText w:val=""/>
      <w:lvlJc w:val="left"/>
      <w:pPr>
        <w:ind w:left="2880" w:hanging="360"/>
      </w:pPr>
      <w:rPr>
        <w:rFonts w:hint="default" w:ascii="Symbol" w:hAnsi="Symbol"/>
      </w:rPr>
    </w:lvl>
    <w:lvl w:ilvl="4" w:tplc="D45A15A6">
      <w:start w:val="1"/>
      <w:numFmt w:val="bullet"/>
      <w:lvlText w:val="o"/>
      <w:lvlJc w:val="left"/>
      <w:pPr>
        <w:ind w:left="3600" w:hanging="360"/>
      </w:pPr>
      <w:rPr>
        <w:rFonts w:hint="default" w:ascii="Courier New" w:hAnsi="Courier New"/>
      </w:rPr>
    </w:lvl>
    <w:lvl w:ilvl="5" w:tplc="DD023212">
      <w:start w:val="1"/>
      <w:numFmt w:val="bullet"/>
      <w:lvlText w:val=""/>
      <w:lvlJc w:val="left"/>
      <w:pPr>
        <w:ind w:left="4320" w:hanging="360"/>
      </w:pPr>
      <w:rPr>
        <w:rFonts w:hint="default" w:ascii="Wingdings" w:hAnsi="Wingdings"/>
      </w:rPr>
    </w:lvl>
    <w:lvl w:ilvl="6" w:tplc="66D21BD4">
      <w:start w:val="1"/>
      <w:numFmt w:val="bullet"/>
      <w:lvlText w:val=""/>
      <w:lvlJc w:val="left"/>
      <w:pPr>
        <w:ind w:left="5040" w:hanging="360"/>
      </w:pPr>
      <w:rPr>
        <w:rFonts w:hint="default" w:ascii="Symbol" w:hAnsi="Symbol"/>
      </w:rPr>
    </w:lvl>
    <w:lvl w:ilvl="7" w:tplc="E6388FC4">
      <w:start w:val="1"/>
      <w:numFmt w:val="bullet"/>
      <w:lvlText w:val="o"/>
      <w:lvlJc w:val="left"/>
      <w:pPr>
        <w:ind w:left="5760" w:hanging="360"/>
      </w:pPr>
      <w:rPr>
        <w:rFonts w:hint="default" w:ascii="Courier New" w:hAnsi="Courier New"/>
      </w:rPr>
    </w:lvl>
    <w:lvl w:ilvl="8" w:tplc="DF402FC6">
      <w:start w:val="1"/>
      <w:numFmt w:val="bullet"/>
      <w:lvlText w:val=""/>
      <w:lvlJc w:val="left"/>
      <w:pPr>
        <w:ind w:left="6480" w:hanging="360"/>
      </w:pPr>
      <w:rPr>
        <w:rFonts w:hint="default" w:ascii="Wingdings" w:hAnsi="Wingdings"/>
      </w:rPr>
    </w:lvl>
  </w:abstractNum>
  <w:abstractNum w:abstractNumId="10" w15:restartNumberingAfterBreak="0">
    <w:nsid w:val="1239C38B"/>
    <w:multiLevelType w:val="hybridMultilevel"/>
    <w:tmpl w:val="827C7504"/>
    <w:lvl w:ilvl="0" w:tplc="92FC3106">
      <w:start w:val="1"/>
      <w:numFmt w:val="decimal"/>
      <w:lvlText w:val="%1."/>
      <w:lvlJc w:val="left"/>
      <w:pPr>
        <w:ind w:left="720" w:hanging="360"/>
      </w:pPr>
    </w:lvl>
    <w:lvl w:ilvl="1" w:tplc="3C0C150E">
      <w:start w:val="1"/>
      <w:numFmt w:val="lowerLetter"/>
      <w:lvlText w:val="%2."/>
      <w:lvlJc w:val="left"/>
      <w:pPr>
        <w:ind w:left="1440" w:hanging="360"/>
      </w:pPr>
    </w:lvl>
    <w:lvl w:ilvl="2" w:tplc="FFF05000">
      <w:start w:val="1"/>
      <w:numFmt w:val="lowerRoman"/>
      <w:lvlText w:val="%3."/>
      <w:lvlJc w:val="right"/>
      <w:pPr>
        <w:ind w:left="2160" w:hanging="180"/>
      </w:pPr>
    </w:lvl>
    <w:lvl w:ilvl="3" w:tplc="A6A20BDE">
      <w:start w:val="1"/>
      <w:numFmt w:val="decimal"/>
      <w:lvlText w:val="%4."/>
      <w:lvlJc w:val="left"/>
      <w:pPr>
        <w:ind w:left="2880" w:hanging="360"/>
      </w:pPr>
    </w:lvl>
    <w:lvl w:ilvl="4" w:tplc="A072AA98">
      <w:start w:val="1"/>
      <w:numFmt w:val="lowerLetter"/>
      <w:lvlText w:val="%5."/>
      <w:lvlJc w:val="left"/>
      <w:pPr>
        <w:ind w:left="3600" w:hanging="360"/>
      </w:pPr>
    </w:lvl>
    <w:lvl w:ilvl="5" w:tplc="FFAE6758">
      <w:start w:val="1"/>
      <w:numFmt w:val="lowerRoman"/>
      <w:lvlText w:val="%6."/>
      <w:lvlJc w:val="right"/>
      <w:pPr>
        <w:ind w:left="4320" w:hanging="180"/>
      </w:pPr>
    </w:lvl>
    <w:lvl w:ilvl="6" w:tplc="384E99D2">
      <w:start w:val="1"/>
      <w:numFmt w:val="decimal"/>
      <w:lvlText w:val="%7."/>
      <w:lvlJc w:val="left"/>
      <w:pPr>
        <w:ind w:left="5040" w:hanging="360"/>
      </w:pPr>
    </w:lvl>
    <w:lvl w:ilvl="7" w:tplc="A3AA3B9E">
      <w:start w:val="1"/>
      <w:numFmt w:val="lowerLetter"/>
      <w:lvlText w:val="%8."/>
      <w:lvlJc w:val="left"/>
      <w:pPr>
        <w:ind w:left="5760" w:hanging="360"/>
      </w:pPr>
    </w:lvl>
    <w:lvl w:ilvl="8" w:tplc="A06E17FE">
      <w:start w:val="1"/>
      <w:numFmt w:val="lowerRoman"/>
      <w:lvlText w:val="%9."/>
      <w:lvlJc w:val="right"/>
      <w:pPr>
        <w:ind w:left="6480" w:hanging="180"/>
      </w:pPr>
    </w:lvl>
  </w:abstractNum>
  <w:abstractNum w:abstractNumId="11" w15:restartNumberingAfterBreak="0">
    <w:nsid w:val="12AD0502"/>
    <w:multiLevelType w:val="hybridMultilevel"/>
    <w:tmpl w:val="5914C080"/>
    <w:lvl w:ilvl="0" w:tplc="8A1276B4">
      <w:start w:val="1"/>
      <w:numFmt w:val="decimal"/>
      <w:lvlText w:val="%1."/>
      <w:lvlJc w:val="left"/>
      <w:pPr>
        <w:ind w:left="720" w:hanging="360"/>
      </w:pPr>
    </w:lvl>
    <w:lvl w:ilvl="1" w:tplc="6052AF16">
      <w:start w:val="1"/>
      <w:numFmt w:val="lowerLetter"/>
      <w:lvlText w:val="%2."/>
      <w:lvlJc w:val="left"/>
      <w:pPr>
        <w:ind w:left="1440" w:hanging="360"/>
      </w:pPr>
    </w:lvl>
    <w:lvl w:ilvl="2" w:tplc="4B185946">
      <w:start w:val="1"/>
      <w:numFmt w:val="lowerRoman"/>
      <w:lvlText w:val="%3."/>
      <w:lvlJc w:val="right"/>
      <w:pPr>
        <w:ind w:left="2160" w:hanging="180"/>
      </w:pPr>
    </w:lvl>
    <w:lvl w:ilvl="3" w:tplc="2BE2F89C">
      <w:start w:val="1"/>
      <w:numFmt w:val="decimal"/>
      <w:lvlText w:val="%4."/>
      <w:lvlJc w:val="left"/>
      <w:pPr>
        <w:ind w:left="2880" w:hanging="360"/>
      </w:pPr>
    </w:lvl>
    <w:lvl w:ilvl="4" w:tplc="125460A8">
      <w:start w:val="1"/>
      <w:numFmt w:val="lowerLetter"/>
      <w:lvlText w:val="%5."/>
      <w:lvlJc w:val="left"/>
      <w:pPr>
        <w:ind w:left="3600" w:hanging="360"/>
      </w:pPr>
    </w:lvl>
    <w:lvl w:ilvl="5" w:tplc="9BAECF4E">
      <w:start w:val="1"/>
      <w:numFmt w:val="lowerRoman"/>
      <w:lvlText w:val="%6."/>
      <w:lvlJc w:val="right"/>
      <w:pPr>
        <w:ind w:left="4320" w:hanging="180"/>
      </w:pPr>
    </w:lvl>
    <w:lvl w:ilvl="6" w:tplc="91DC4456">
      <w:start w:val="1"/>
      <w:numFmt w:val="decimal"/>
      <w:lvlText w:val="%7."/>
      <w:lvlJc w:val="left"/>
      <w:pPr>
        <w:ind w:left="5040" w:hanging="360"/>
      </w:pPr>
    </w:lvl>
    <w:lvl w:ilvl="7" w:tplc="23CCB8D4">
      <w:start w:val="1"/>
      <w:numFmt w:val="lowerLetter"/>
      <w:lvlText w:val="%8."/>
      <w:lvlJc w:val="left"/>
      <w:pPr>
        <w:ind w:left="5760" w:hanging="360"/>
      </w:pPr>
    </w:lvl>
    <w:lvl w:ilvl="8" w:tplc="4C22316C">
      <w:start w:val="1"/>
      <w:numFmt w:val="lowerRoman"/>
      <w:lvlText w:val="%9."/>
      <w:lvlJc w:val="right"/>
      <w:pPr>
        <w:ind w:left="6480" w:hanging="180"/>
      </w:pPr>
    </w:lvl>
  </w:abstractNum>
  <w:abstractNum w:abstractNumId="12" w15:restartNumberingAfterBreak="0">
    <w:nsid w:val="12BCFE6B"/>
    <w:multiLevelType w:val="hybridMultilevel"/>
    <w:tmpl w:val="994435F0"/>
    <w:lvl w:ilvl="0" w:tplc="A8A2E83A">
      <w:start w:val="1"/>
      <w:numFmt w:val="bullet"/>
      <w:lvlText w:val=""/>
      <w:lvlJc w:val="left"/>
      <w:pPr>
        <w:ind w:left="720" w:hanging="360"/>
      </w:pPr>
      <w:rPr>
        <w:rFonts w:hint="default" w:ascii="Symbol" w:hAnsi="Symbol"/>
      </w:rPr>
    </w:lvl>
    <w:lvl w:ilvl="1" w:tplc="C0AABBFC">
      <w:start w:val="1"/>
      <w:numFmt w:val="bullet"/>
      <w:lvlText w:val=""/>
      <w:lvlJc w:val="left"/>
      <w:pPr>
        <w:ind w:left="1440" w:hanging="360"/>
      </w:pPr>
      <w:rPr>
        <w:rFonts w:hint="default" w:ascii="Symbol" w:hAnsi="Symbol"/>
      </w:rPr>
    </w:lvl>
    <w:lvl w:ilvl="2" w:tplc="6A48D682">
      <w:start w:val="1"/>
      <w:numFmt w:val="bullet"/>
      <w:lvlText w:val=""/>
      <w:lvlJc w:val="left"/>
      <w:pPr>
        <w:ind w:left="2160" w:hanging="360"/>
      </w:pPr>
      <w:rPr>
        <w:rFonts w:hint="default" w:ascii="Wingdings" w:hAnsi="Wingdings"/>
      </w:rPr>
    </w:lvl>
    <w:lvl w:ilvl="3" w:tplc="DAE6441C">
      <w:start w:val="1"/>
      <w:numFmt w:val="bullet"/>
      <w:lvlText w:val=""/>
      <w:lvlJc w:val="left"/>
      <w:pPr>
        <w:ind w:left="2880" w:hanging="360"/>
      </w:pPr>
      <w:rPr>
        <w:rFonts w:hint="default" w:ascii="Symbol" w:hAnsi="Symbol"/>
      </w:rPr>
    </w:lvl>
    <w:lvl w:ilvl="4" w:tplc="68E0DF6C">
      <w:start w:val="1"/>
      <w:numFmt w:val="bullet"/>
      <w:lvlText w:val="o"/>
      <w:lvlJc w:val="left"/>
      <w:pPr>
        <w:ind w:left="3600" w:hanging="360"/>
      </w:pPr>
      <w:rPr>
        <w:rFonts w:hint="default" w:ascii="Courier New" w:hAnsi="Courier New"/>
      </w:rPr>
    </w:lvl>
    <w:lvl w:ilvl="5" w:tplc="AFB410EC">
      <w:start w:val="1"/>
      <w:numFmt w:val="bullet"/>
      <w:lvlText w:val=""/>
      <w:lvlJc w:val="left"/>
      <w:pPr>
        <w:ind w:left="4320" w:hanging="360"/>
      </w:pPr>
      <w:rPr>
        <w:rFonts w:hint="default" w:ascii="Wingdings" w:hAnsi="Wingdings"/>
      </w:rPr>
    </w:lvl>
    <w:lvl w:ilvl="6" w:tplc="6DEEBC34">
      <w:start w:val="1"/>
      <w:numFmt w:val="bullet"/>
      <w:lvlText w:val=""/>
      <w:lvlJc w:val="left"/>
      <w:pPr>
        <w:ind w:left="5040" w:hanging="360"/>
      </w:pPr>
      <w:rPr>
        <w:rFonts w:hint="default" w:ascii="Symbol" w:hAnsi="Symbol"/>
      </w:rPr>
    </w:lvl>
    <w:lvl w:ilvl="7" w:tplc="C046AF52">
      <w:start w:val="1"/>
      <w:numFmt w:val="bullet"/>
      <w:lvlText w:val="o"/>
      <w:lvlJc w:val="left"/>
      <w:pPr>
        <w:ind w:left="5760" w:hanging="360"/>
      </w:pPr>
      <w:rPr>
        <w:rFonts w:hint="default" w:ascii="Courier New" w:hAnsi="Courier New"/>
      </w:rPr>
    </w:lvl>
    <w:lvl w:ilvl="8" w:tplc="8E166898">
      <w:start w:val="1"/>
      <w:numFmt w:val="bullet"/>
      <w:lvlText w:val=""/>
      <w:lvlJc w:val="left"/>
      <w:pPr>
        <w:ind w:left="6480" w:hanging="360"/>
      </w:pPr>
      <w:rPr>
        <w:rFonts w:hint="default" w:ascii="Wingdings" w:hAnsi="Wingdings"/>
      </w:rPr>
    </w:lvl>
  </w:abstractNum>
  <w:abstractNum w:abstractNumId="13" w15:restartNumberingAfterBreak="0">
    <w:nsid w:val="164E30D4"/>
    <w:multiLevelType w:val="hybridMultilevel"/>
    <w:tmpl w:val="EDCC6380"/>
    <w:lvl w:ilvl="0" w:tplc="BC76AE70">
      <w:start w:val="1"/>
      <w:numFmt w:val="bullet"/>
      <w:lvlText w:val=""/>
      <w:lvlJc w:val="left"/>
      <w:pPr>
        <w:ind w:left="720" w:hanging="360"/>
      </w:pPr>
      <w:rPr>
        <w:rFonts w:hint="default" w:ascii="Symbol" w:hAnsi="Symbol"/>
      </w:rPr>
    </w:lvl>
    <w:lvl w:ilvl="1" w:tplc="A038FA9A">
      <w:start w:val="1"/>
      <w:numFmt w:val="bullet"/>
      <w:lvlText w:val=""/>
      <w:lvlJc w:val="left"/>
      <w:pPr>
        <w:ind w:left="1440" w:hanging="360"/>
      </w:pPr>
      <w:rPr>
        <w:rFonts w:hint="default" w:ascii="Symbol" w:hAnsi="Symbol"/>
      </w:rPr>
    </w:lvl>
    <w:lvl w:ilvl="2" w:tplc="7C8CABB0">
      <w:start w:val="1"/>
      <w:numFmt w:val="bullet"/>
      <w:lvlText w:val=""/>
      <w:lvlJc w:val="left"/>
      <w:pPr>
        <w:ind w:left="2160" w:hanging="360"/>
      </w:pPr>
      <w:rPr>
        <w:rFonts w:hint="default" w:ascii="Wingdings" w:hAnsi="Wingdings"/>
      </w:rPr>
    </w:lvl>
    <w:lvl w:ilvl="3" w:tplc="31F0357A">
      <w:start w:val="1"/>
      <w:numFmt w:val="bullet"/>
      <w:lvlText w:val=""/>
      <w:lvlJc w:val="left"/>
      <w:pPr>
        <w:ind w:left="2880" w:hanging="360"/>
      </w:pPr>
      <w:rPr>
        <w:rFonts w:hint="default" w:ascii="Symbol" w:hAnsi="Symbol"/>
      </w:rPr>
    </w:lvl>
    <w:lvl w:ilvl="4" w:tplc="05F25570">
      <w:start w:val="1"/>
      <w:numFmt w:val="bullet"/>
      <w:lvlText w:val="o"/>
      <w:lvlJc w:val="left"/>
      <w:pPr>
        <w:ind w:left="3600" w:hanging="360"/>
      </w:pPr>
      <w:rPr>
        <w:rFonts w:hint="default" w:ascii="Courier New" w:hAnsi="Courier New"/>
      </w:rPr>
    </w:lvl>
    <w:lvl w:ilvl="5" w:tplc="15001F10">
      <w:start w:val="1"/>
      <w:numFmt w:val="bullet"/>
      <w:lvlText w:val=""/>
      <w:lvlJc w:val="left"/>
      <w:pPr>
        <w:ind w:left="4320" w:hanging="360"/>
      </w:pPr>
      <w:rPr>
        <w:rFonts w:hint="default" w:ascii="Wingdings" w:hAnsi="Wingdings"/>
      </w:rPr>
    </w:lvl>
    <w:lvl w:ilvl="6" w:tplc="282A187C">
      <w:start w:val="1"/>
      <w:numFmt w:val="bullet"/>
      <w:lvlText w:val=""/>
      <w:lvlJc w:val="left"/>
      <w:pPr>
        <w:ind w:left="5040" w:hanging="360"/>
      </w:pPr>
      <w:rPr>
        <w:rFonts w:hint="default" w:ascii="Symbol" w:hAnsi="Symbol"/>
      </w:rPr>
    </w:lvl>
    <w:lvl w:ilvl="7" w:tplc="C39E4190">
      <w:start w:val="1"/>
      <w:numFmt w:val="bullet"/>
      <w:lvlText w:val="o"/>
      <w:lvlJc w:val="left"/>
      <w:pPr>
        <w:ind w:left="5760" w:hanging="360"/>
      </w:pPr>
      <w:rPr>
        <w:rFonts w:hint="default" w:ascii="Courier New" w:hAnsi="Courier New"/>
      </w:rPr>
    </w:lvl>
    <w:lvl w:ilvl="8" w:tplc="AD5051DA">
      <w:start w:val="1"/>
      <w:numFmt w:val="bullet"/>
      <w:lvlText w:val=""/>
      <w:lvlJc w:val="left"/>
      <w:pPr>
        <w:ind w:left="6480" w:hanging="360"/>
      </w:pPr>
      <w:rPr>
        <w:rFonts w:hint="default" w:ascii="Wingdings" w:hAnsi="Wingdings"/>
      </w:rPr>
    </w:lvl>
  </w:abstractNum>
  <w:abstractNum w:abstractNumId="14" w15:restartNumberingAfterBreak="0">
    <w:nsid w:val="16A1B28A"/>
    <w:multiLevelType w:val="hybridMultilevel"/>
    <w:tmpl w:val="7CF06568"/>
    <w:lvl w:ilvl="0" w:tplc="C504C3DE">
      <w:start w:val="1"/>
      <w:numFmt w:val="bullet"/>
      <w:lvlText w:val=""/>
      <w:lvlJc w:val="left"/>
      <w:pPr>
        <w:ind w:left="720" w:hanging="360"/>
      </w:pPr>
      <w:rPr>
        <w:rFonts w:hint="default" w:ascii="Symbol" w:hAnsi="Symbol"/>
      </w:rPr>
    </w:lvl>
    <w:lvl w:ilvl="1" w:tplc="95F2E5E8">
      <w:start w:val="1"/>
      <w:numFmt w:val="bullet"/>
      <w:lvlText w:val="o"/>
      <w:lvlJc w:val="left"/>
      <w:pPr>
        <w:ind w:left="1440" w:hanging="360"/>
      </w:pPr>
      <w:rPr>
        <w:rFonts w:hint="default" w:ascii="Courier New" w:hAnsi="Courier New"/>
      </w:rPr>
    </w:lvl>
    <w:lvl w:ilvl="2" w:tplc="7F009998">
      <w:start w:val="1"/>
      <w:numFmt w:val="bullet"/>
      <w:lvlText w:val=""/>
      <w:lvlJc w:val="left"/>
      <w:pPr>
        <w:ind w:left="2160" w:hanging="360"/>
      </w:pPr>
      <w:rPr>
        <w:rFonts w:hint="default" w:ascii="Wingdings" w:hAnsi="Wingdings"/>
      </w:rPr>
    </w:lvl>
    <w:lvl w:ilvl="3" w:tplc="DBF24B64">
      <w:start w:val="1"/>
      <w:numFmt w:val="bullet"/>
      <w:lvlText w:val=""/>
      <w:lvlJc w:val="left"/>
      <w:pPr>
        <w:ind w:left="2880" w:hanging="360"/>
      </w:pPr>
      <w:rPr>
        <w:rFonts w:hint="default" w:ascii="Symbol" w:hAnsi="Symbol"/>
      </w:rPr>
    </w:lvl>
    <w:lvl w:ilvl="4" w:tplc="BB706BC2">
      <w:start w:val="1"/>
      <w:numFmt w:val="bullet"/>
      <w:lvlText w:val="o"/>
      <w:lvlJc w:val="left"/>
      <w:pPr>
        <w:ind w:left="3600" w:hanging="360"/>
      </w:pPr>
      <w:rPr>
        <w:rFonts w:hint="default" w:ascii="Courier New" w:hAnsi="Courier New"/>
      </w:rPr>
    </w:lvl>
    <w:lvl w:ilvl="5" w:tplc="5B66AAD0">
      <w:start w:val="1"/>
      <w:numFmt w:val="bullet"/>
      <w:lvlText w:val=""/>
      <w:lvlJc w:val="left"/>
      <w:pPr>
        <w:ind w:left="4320" w:hanging="360"/>
      </w:pPr>
      <w:rPr>
        <w:rFonts w:hint="default" w:ascii="Wingdings" w:hAnsi="Wingdings"/>
      </w:rPr>
    </w:lvl>
    <w:lvl w:ilvl="6" w:tplc="923A2E88">
      <w:start w:val="1"/>
      <w:numFmt w:val="bullet"/>
      <w:lvlText w:val=""/>
      <w:lvlJc w:val="left"/>
      <w:pPr>
        <w:ind w:left="5040" w:hanging="360"/>
      </w:pPr>
      <w:rPr>
        <w:rFonts w:hint="default" w:ascii="Symbol" w:hAnsi="Symbol"/>
      </w:rPr>
    </w:lvl>
    <w:lvl w:ilvl="7" w:tplc="82F68C3A">
      <w:start w:val="1"/>
      <w:numFmt w:val="bullet"/>
      <w:lvlText w:val="o"/>
      <w:lvlJc w:val="left"/>
      <w:pPr>
        <w:ind w:left="5760" w:hanging="360"/>
      </w:pPr>
      <w:rPr>
        <w:rFonts w:hint="default" w:ascii="Courier New" w:hAnsi="Courier New"/>
      </w:rPr>
    </w:lvl>
    <w:lvl w:ilvl="8" w:tplc="31BAFC04">
      <w:start w:val="1"/>
      <w:numFmt w:val="bullet"/>
      <w:lvlText w:val=""/>
      <w:lvlJc w:val="left"/>
      <w:pPr>
        <w:ind w:left="6480" w:hanging="360"/>
      </w:pPr>
      <w:rPr>
        <w:rFonts w:hint="default" w:ascii="Wingdings" w:hAnsi="Wingdings"/>
      </w:rPr>
    </w:lvl>
  </w:abstractNum>
  <w:abstractNum w:abstractNumId="15" w15:restartNumberingAfterBreak="0">
    <w:nsid w:val="1806881A"/>
    <w:multiLevelType w:val="hybridMultilevel"/>
    <w:tmpl w:val="17F20548"/>
    <w:lvl w:ilvl="0" w:tplc="1892FA10">
      <w:start w:val="1"/>
      <w:numFmt w:val="decimal"/>
      <w:lvlText w:val="%1."/>
      <w:lvlJc w:val="left"/>
      <w:pPr>
        <w:ind w:left="720" w:hanging="360"/>
      </w:pPr>
    </w:lvl>
    <w:lvl w:ilvl="1" w:tplc="C5225BE8">
      <w:start w:val="1"/>
      <w:numFmt w:val="lowerLetter"/>
      <w:lvlText w:val="%2."/>
      <w:lvlJc w:val="left"/>
      <w:pPr>
        <w:ind w:left="1440" w:hanging="360"/>
      </w:pPr>
    </w:lvl>
    <w:lvl w:ilvl="2" w:tplc="64D844A0">
      <w:start w:val="1"/>
      <w:numFmt w:val="lowerRoman"/>
      <w:lvlText w:val="%3."/>
      <w:lvlJc w:val="right"/>
      <w:pPr>
        <w:ind w:left="2160" w:hanging="180"/>
      </w:pPr>
    </w:lvl>
    <w:lvl w:ilvl="3" w:tplc="192624C2">
      <w:start w:val="1"/>
      <w:numFmt w:val="decimal"/>
      <w:lvlText w:val="%4."/>
      <w:lvlJc w:val="left"/>
      <w:pPr>
        <w:ind w:left="2880" w:hanging="360"/>
      </w:pPr>
    </w:lvl>
    <w:lvl w:ilvl="4" w:tplc="A5621D82">
      <w:start w:val="1"/>
      <w:numFmt w:val="lowerLetter"/>
      <w:lvlText w:val="%5."/>
      <w:lvlJc w:val="left"/>
      <w:pPr>
        <w:ind w:left="3600" w:hanging="360"/>
      </w:pPr>
    </w:lvl>
    <w:lvl w:ilvl="5" w:tplc="54C47EC2">
      <w:start w:val="1"/>
      <w:numFmt w:val="lowerRoman"/>
      <w:lvlText w:val="%6."/>
      <w:lvlJc w:val="right"/>
      <w:pPr>
        <w:ind w:left="4320" w:hanging="180"/>
      </w:pPr>
    </w:lvl>
    <w:lvl w:ilvl="6" w:tplc="69AC4AE4">
      <w:start w:val="1"/>
      <w:numFmt w:val="decimal"/>
      <w:lvlText w:val="%7."/>
      <w:lvlJc w:val="left"/>
      <w:pPr>
        <w:ind w:left="5040" w:hanging="360"/>
      </w:pPr>
    </w:lvl>
    <w:lvl w:ilvl="7" w:tplc="8C0E81EA">
      <w:start w:val="1"/>
      <w:numFmt w:val="lowerLetter"/>
      <w:lvlText w:val="%8."/>
      <w:lvlJc w:val="left"/>
      <w:pPr>
        <w:ind w:left="5760" w:hanging="360"/>
      </w:pPr>
    </w:lvl>
    <w:lvl w:ilvl="8" w:tplc="94EEF52C">
      <w:start w:val="1"/>
      <w:numFmt w:val="lowerRoman"/>
      <w:lvlText w:val="%9."/>
      <w:lvlJc w:val="right"/>
      <w:pPr>
        <w:ind w:left="6480" w:hanging="180"/>
      </w:pPr>
    </w:lvl>
  </w:abstractNum>
  <w:abstractNum w:abstractNumId="16" w15:restartNumberingAfterBreak="0">
    <w:nsid w:val="186DDB5E"/>
    <w:multiLevelType w:val="hybridMultilevel"/>
    <w:tmpl w:val="F51E1418"/>
    <w:lvl w:ilvl="0" w:tplc="3448F558">
      <w:start w:val="1"/>
      <w:numFmt w:val="decimal"/>
      <w:lvlText w:val="%1."/>
      <w:lvlJc w:val="left"/>
      <w:pPr>
        <w:ind w:left="720" w:hanging="360"/>
      </w:pPr>
    </w:lvl>
    <w:lvl w:ilvl="1" w:tplc="DD3E42A8">
      <w:start w:val="1"/>
      <w:numFmt w:val="lowerLetter"/>
      <w:lvlText w:val="%2."/>
      <w:lvlJc w:val="left"/>
      <w:pPr>
        <w:ind w:left="1440" w:hanging="360"/>
      </w:pPr>
    </w:lvl>
    <w:lvl w:ilvl="2" w:tplc="A8B80DCE">
      <w:start w:val="1"/>
      <w:numFmt w:val="lowerRoman"/>
      <w:lvlText w:val="%3."/>
      <w:lvlJc w:val="right"/>
      <w:pPr>
        <w:ind w:left="2160" w:hanging="180"/>
      </w:pPr>
    </w:lvl>
    <w:lvl w:ilvl="3" w:tplc="06A2F482">
      <w:start w:val="1"/>
      <w:numFmt w:val="decimal"/>
      <w:lvlText w:val="%4."/>
      <w:lvlJc w:val="left"/>
      <w:pPr>
        <w:ind w:left="2880" w:hanging="360"/>
      </w:pPr>
    </w:lvl>
    <w:lvl w:ilvl="4" w:tplc="D4AEB6F4">
      <w:start w:val="1"/>
      <w:numFmt w:val="lowerLetter"/>
      <w:lvlText w:val="%5."/>
      <w:lvlJc w:val="left"/>
      <w:pPr>
        <w:ind w:left="3600" w:hanging="360"/>
      </w:pPr>
    </w:lvl>
    <w:lvl w:ilvl="5" w:tplc="27FE933A">
      <w:start w:val="1"/>
      <w:numFmt w:val="lowerRoman"/>
      <w:lvlText w:val="%6."/>
      <w:lvlJc w:val="right"/>
      <w:pPr>
        <w:ind w:left="4320" w:hanging="180"/>
      </w:pPr>
    </w:lvl>
    <w:lvl w:ilvl="6" w:tplc="B664C5DA">
      <w:start w:val="1"/>
      <w:numFmt w:val="decimal"/>
      <w:lvlText w:val="%7."/>
      <w:lvlJc w:val="left"/>
      <w:pPr>
        <w:ind w:left="5040" w:hanging="360"/>
      </w:pPr>
    </w:lvl>
    <w:lvl w:ilvl="7" w:tplc="B11C146A">
      <w:start w:val="1"/>
      <w:numFmt w:val="lowerLetter"/>
      <w:lvlText w:val="%8."/>
      <w:lvlJc w:val="left"/>
      <w:pPr>
        <w:ind w:left="5760" w:hanging="360"/>
      </w:pPr>
    </w:lvl>
    <w:lvl w:ilvl="8" w:tplc="9D72C64E">
      <w:start w:val="1"/>
      <w:numFmt w:val="lowerRoman"/>
      <w:lvlText w:val="%9."/>
      <w:lvlJc w:val="right"/>
      <w:pPr>
        <w:ind w:left="6480" w:hanging="180"/>
      </w:pPr>
    </w:lvl>
  </w:abstractNum>
  <w:abstractNum w:abstractNumId="17" w15:restartNumberingAfterBreak="0">
    <w:nsid w:val="1887062E"/>
    <w:multiLevelType w:val="hybridMultilevel"/>
    <w:tmpl w:val="B04272EC"/>
    <w:lvl w:ilvl="0" w:tplc="4E5C9DF6">
      <w:start w:val="1"/>
      <w:numFmt w:val="bullet"/>
      <w:lvlText w:val=""/>
      <w:lvlJc w:val="left"/>
      <w:pPr>
        <w:ind w:left="720" w:hanging="360"/>
      </w:pPr>
      <w:rPr>
        <w:rFonts w:hint="default" w:ascii="Symbol" w:hAnsi="Symbol"/>
      </w:rPr>
    </w:lvl>
    <w:lvl w:ilvl="1" w:tplc="57E429C4">
      <w:start w:val="1"/>
      <w:numFmt w:val="bullet"/>
      <w:lvlText w:val=""/>
      <w:lvlJc w:val="left"/>
      <w:pPr>
        <w:ind w:left="1440" w:hanging="360"/>
      </w:pPr>
      <w:rPr>
        <w:rFonts w:hint="default" w:ascii="Symbol" w:hAnsi="Symbol"/>
      </w:rPr>
    </w:lvl>
    <w:lvl w:ilvl="2" w:tplc="C9CE5FBE">
      <w:start w:val="1"/>
      <w:numFmt w:val="bullet"/>
      <w:lvlText w:val=""/>
      <w:lvlJc w:val="left"/>
      <w:pPr>
        <w:ind w:left="2160" w:hanging="360"/>
      </w:pPr>
      <w:rPr>
        <w:rFonts w:hint="default" w:ascii="Wingdings" w:hAnsi="Wingdings"/>
      </w:rPr>
    </w:lvl>
    <w:lvl w:ilvl="3" w:tplc="53D2EF36">
      <w:start w:val="1"/>
      <w:numFmt w:val="bullet"/>
      <w:lvlText w:val=""/>
      <w:lvlJc w:val="left"/>
      <w:pPr>
        <w:ind w:left="2880" w:hanging="360"/>
      </w:pPr>
      <w:rPr>
        <w:rFonts w:hint="default" w:ascii="Symbol" w:hAnsi="Symbol"/>
      </w:rPr>
    </w:lvl>
    <w:lvl w:ilvl="4" w:tplc="A24CD628">
      <w:start w:val="1"/>
      <w:numFmt w:val="bullet"/>
      <w:lvlText w:val="o"/>
      <w:lvlJc w:val="left"/>
      <w:pPr>
        <w:ind w:left="3600" w:hanging="360"/>
      </w:pPr>
      <w:rPr>
        <w:rFonts w:hint="default" w:ascii="Courier New" w:hAnsi="Courier New"/>
      </w:rPr>
    </w:lvl>
    <w:lvl w:ilvl="5" w:tplc="726633B2">
      <w:start w:val="1"/>
      <w:numFmt w:val="bullet"/>
      <w:lvlText w:val=""/>
      <w:lvlJc w:val="left"/>
      <w:pPr>
        <w:ind w:left="4320" w:hanging="360"/>
      </w:pPr>
      <w:rPr>
        <w:rFonts w:hint="default" w:ascii="Wingdings" w:hAnsi="Wingdings"/>
      </w:rPr>
    </w:lvl>
    <w:lvl w:ilvl="6" w:tplc="C0C6E9B2">
      <w:start w:val="1"/>
      <w:numFmt w:val="bullet"/>
      <w:lvlText w:val=""/>
      <w:lvlJc w:val="left"/>
      <w:pPr>
        <w:ind w:left="5040" w:hanging="360"/>
      </w:pPr>
      <w:rPr>
        <w:rFonts w:hint="default" w:ascii="Symbol" w:hAnsi="Symbol"/>
      </w:rPr>
    </w:lvl>
    <w:lvl w:ilvl="7" w:tplc="E5081D2A">
      <w:start w:val="1"/>
      <w:numFmt w:val="bullet"/>
      <w:lvlText w:val="o"/>
      <w:lvlJc w:val="left"/>
      <w:pPr>
        <w:ind w:left="5760" w:hanging="360"/>
      </w:pPr>
      <w:rPr>
        <w:rFonts w:hint="default" w:ascii="Courier New" w:hAnsi="Courier New"/>
      </w:rPr>
    </w:lvl>
    <w:lvl w:ilvl="8" w:tplc="5F26C6AE">
      <w:start w:val="1"/>
      <w:numFmt w:val="bullet"/>
      <w:lvlText w:val=""/>
      <w:lvlJc w:val="left"/>
      <w:pPr>
        <w:ind w:left="6480" w:hanging="360"/>
      </w:pPr>
      <w:rPr>
        <w:rFonts w:hint="default" w:ascii="Wingdings" w:hAnsi="Wingdings"/>
      </w:rPr>
    </w:lvl>
  </w:abstractNum>
  <w:abstractNum w:abstractNumId="18" w15:restartNumberingAfterBreak="0">
    <w:nsid w:val="18A86038"/>
    <w:multiLevelType w:val="hybridMultilevel"/>
    <w:tmpl w:val="B07E7BA8"/>
    <w:lvl w:ilvl="0" w:tplc="7BEEEE18">
      <w:start w:val="1"/>
      <w:numFmt w:val="bullet"/>
      <w:lvlText w:val=""/>
      <w:lvlJc w:val="left"/>
      <w:pPr>
        <w:ind w:left="720" w:hanging="360"/>
      </w:pPr>
      <w:rPr>
        <w:rFonts w:hint="default" w:ascii="Symbol" w:hAnsi="Symbol"/>
      </w:rPr>
    </w:lvl>
    <w:lvl w:ilvl="1" w:tplc="8C5E9840">
      <w:start w:val="1"/>
      <w:numFmt w:val="bullet"/>
      <w:lvlText w:val="o"/>
      <w:lvlJc w:val="left"/>
      <w:pPr>
        <w:ind w:left="1440" w:hanging="360"/>
      </w:pPr>
      <w:rPr>
        <w:rFonts w:hint="default" w:ascii="Courier New" w:hAnsi="Courier New"/>
      </w:rPr>
    </w:lvl>
    <w:lvl w:ilvl="2" w:tplc="563212E6">
      <w:start w:val="1"/>
      <w:numFmt w:val="bullet"/>
      <w:lvlText w:val=""/>
      <w:lvlJc w:val="left"/>
      <w:pPr>
        <w:ind w:left="2160" w:hanging="360"/>
      </w:pPr>
      <w:rPr>
        <w:rFonts w:hint="default" w:ascii="Wingdings" w:hAnsi="Wingdings"/>
      </w:rPr>
    </w:lvl>
    <w:lvl w:ilvl="3" w:tplc="56AA223E">
      <w:start w:val="1"/>
      <w:numFmt w:val="bullet"/>
      <w:lvlText w:val=""/>
      <w:lvlJc w:val="left"/>
      <w:pPr>
        <w:ind w:left="2880" w:hanging="360"/>
      </w:pPr>
      <w:rPr>
        <w:rFonts w:hint="default" w:ascii="Symbol" w:hAnsi="Symbol"/>
      </w:rPr>
    </w:lvl>
    <w:lvl w:ilvl="4" w:tplc="1A9C2588">
      <w:start w:val="1"/>
      <w:numFmt w:val="bullet"/>
      <w:lvlText w:val="o"/>
      <w:lvlJc w:val="left"/>
      <w:pPr>
        <w:ind w:left="3600" w:hanging="360"/>
      </w:pPr>
      <w:rPr>
        <w:rFonts w:hint="default" w:ascii="Courier New" w:hAnsi="Courier New"/>
      </w:rPr>
    </w:lvl>
    <w:lvl w:ilvl="5" w:tplc="3D624AE4">
      <w:start w:val="1"/>
      <w:numFmt w:val="bullet"/>
      <w:lvlText w:val=""/>
      <w:lvlJc w:val="left"/>
      <w:pPr>
        <w:ind w:left="4320" w:hanging="360"/>
      </w:pPr>
      <w:rPr>
        <w:rFonts w:hint="default" w:ascii="Wingdings" w:hAnsi="Wingdings"/>
      </w:rPr>
    </w:lvl>
    <w:lvl w:ilvl="6" w:tplc="97203504">
      <w:start w:val="1"/>
      <w:numFmt w:val="bullet"/>
      <w:lvlText w:val=""/>
      <w:lvlJc w:val="left"/>
      <w:pPr>
        <w:ind w:left="5040" w:hanging="360"/>
      </w:pPr>
      <w:rPr>
        <w:rFonts w:hint="default" w:ascii="Symbol" w:hAnsi="Symbol"/>
      </w:rPr>
    </w:lvl>
    <w:lvl w:ilvl="7" w:tplc="46442F72">
      <w:start w:val="1"/>
      <w:numFmt w:val="bullet"/>
      <w:lvlText w:val="o"/>
      <w:lvlJc w:val="left"/>
      <w:pPr>
        <w:ind w:left="5760" w:hanging="360"/>
      </w:pPr>
      <w:rPr>
        <w:rFonts w:hint="default" w:ascii="Courier New" w:hAnsi="Courier New"/>
      </w:rPr>
    </w:lvl>
    <w:lvl w:ilvl="8" w:tplc="703C413A">
      <w:start w:val="1"/>
      <w:numFmt w:val="bullet"/>
      <w:lvlText w:val=""/>
      <w:lvlJc w:val="left"/>
      <w:pPr>
        <w:ind w:left="6480" w:hanging="360"/>
      </w:pPr>
      <w:rPr>
        <w:rFonts w:hint="default" w:ascii="Wingdings" w:hAnsi="Wingdings"/>
      </w:rPr>
    </w:lvl>
  </w:abstractNum>
  <w:abstractNum w:abstractNumId="19" w15:restartNumberingAfterBreak="0">
    <w:nsid w:val="190421D1"/>
    <w:multiLevelType w:val="hybridMultilevel"/>
    <w:tmpl w:val="59C095AA"/>
    <w:lvl w:ilvl="0" w:tplc="04E894C2">
      <w:start w:val="1"/>
      <w:numFmt w:val="bullet"/>
      <w:lvlText w:val=""/>
      <w:lvlJc w:val="left"/>
      <w:pPr>
        <w:ind w:left="720" w:hanging="360"/>
      </w:pPr>
      <w:rPr>
        <w:rFonts w:hint="default" w:ascii="Symbol" w:hAnsi="Symbol"/>
      </w:rPr>
    </w:lvl>
    <w:lvl w:ilvl="1" w:tplc="530EDAF0">
      <w:start w:val="1"/>
      <w:numFmt w:val="bullet"/>
      <w:lvlText w:val="o"/>
      <w:lvlJc w:val="left"/>
      <w:pPr>
        <w:ind w:left="1440" w:hanging="360"/>
      </w:pPr>
      <w:rPr>
        <w:rFonts w:hint="default" w:ascii="Courier New" w:hAnsi="Courier New"/>
      </w:rPr>
    </w:lvl>
    <w:lvl w:ilvl="2" w:tplc="E432D02C">
      <w:start w:val="1"/>
      <w:numFmt w:val="bullet"/>
      <w:lvlText w:val=""/>
      <w:lvlJc w:val="left"/>
      <w:pPr>
        <w:ind w:left="2160" w:hanging="360"/>
      </w:pPr>
      <w:rPr>
        <w:rFonts w:hint="default" w:ascii="Wingdings" w:hAnsi="Wingdings"/>
      </w:rPr>
    </w:lvl>
    <w:lvl w:ilvl="3" w:tplc="E36893AC">
      <w:start w:val="1"/>
      <w:numFmt w:val="bullet"/>
      <w:lvlText w:val=""/>
      <w:lvlJc w:val="left"/>
      <w:pPr>
        <w:ind w:left="2880" w:hanging="360"/>
      </w:pPr>
      <w:rPr>
        <w:rFonts w:hint="default" w:ascii="Symbol" w:hAnsi="Symbol"/>
      </w:rPr>
    </w:lvl>
    <w:lvl w:ilvl="4" w:tplc="9828E2A2">
      <w:start w:val="1"/>
      <w:numFmt w:val="bullet"/>
      <w:lvlText w:val="o"/>
      <w:lvlJc w:val="left"/>
      <w:pPr>
        <w:ind w:left="3600" w:hanging="360"/>
      </w:pPr>
      <w:rPr>
        <w:rFonts w:hint="default" w:ascii="Courier New" w:hAnsi="Courier New"/>
      </w:rPr>
    </w:lvl>
    <w:lvl w:ilvl="5" w:tplc="F5C2A37A">
      <w:start w:val="1"/>
      <w:numFmt w:val="bullet"/>
      <w:lvlText w:val=""/>
      <w:lvlJc w:val="left"/>
      <w:pPr>
        <w:ind w:left="4320" w:hanging="360"/>
      </w:pPr>
      <w:rPr>
        <w:rFonts w:hint="default" w:ascii="Wingdings" w:hAnsi="Wingdings"/>
      </w:rPr>
    </w:lvl>
    <w:lvl w:ilvl="6" w:tplc="F982B0AC">
      <w:start w:val="1"/>
      <w:numFmt w:val="bullet"/>
      <w:lvlText w:val=""/>
      <w:lvlJc w:val="left"/>
      <w:pPr>
        <w:ind w:left="5040" w:hanging="360"/>
      </w:pPr>
      <w:rPr>
        <w:rFonts w:hint="default" w:ascii="Symbol" w:hAnsi="Symbol"/>
      </w:rPr>
    </w:lvl>
    <w:lvl w:ilvl="7" w:tplc="226840E4">
      <w:start w:val="1"/>
      <w:numFmt w:val="bullet"/>
      <w:lvlText w:val="o"/>
      <w:lvlJc w:val="left"/>
      <w:pPr>
        <w:ind w:left="5760" w:hanging="360"/>
      </w:pPr>
      <w:rPr>
        <w:rFonts w:hint="default" w:ascii="Courier New" w:hAnsi="Courier New"/>
      </w:rPr>
    </w:lvl>
    <w:lvl w:ilvl="8" w:tplc="D0C243AE">
      <w:start w:val="1"/>
      <w:numFmt w:val="bullet"/>
      <w:lvlText w:val=""/>
      <w:lvlJc w:val="left"/>
      <w:pPr>
        <w:ind w:left="6480" w:hanging="360"/>
      </w:pPr>
      <w:rPr>
        <w:rFonts w:hint="default" w:ascii="Wingdings" w:hAnsi="Wingdings"/>
      </w:rPr>
    </w:lvl>
  </w:abstractNum>
  <w:abstractNum w:abstractNumId="20" w15:restartNumberingAfterBreak="0">
    <w:nsid w:val="1BD4F64B"/>
    <w:multiLevelType w:val="hybridMultilevel"/>
    <w:tmpl w:val="46D263F4"/>
    <w:lvl w:ilvl="0" w:tplc="F142173A">
      <w:start w:val="1"/>
      <w:numFmt w:val="bullet"/>
      <w:lvlText w:val=""/>
      <w:lvlJc w:val="left"/>
      <w:pPr>
        <w:ind w:left="720" w:hanging="360"/>
      </w:pPr>
      <w:rPr>
        <w:rFonts w:hint="default" w:ascii="Symbol" w:hAnsi="Symbol"/>
      </w:rPr>
    </w:lvl>
    <w:lvl w:ilvl="1" w:tplc="4BE867E0">
      <w:start w:val="1"/>
      <w:numFmt w:val="bullet"/>
      <w:lvlText w:val=""/>
      <w:lvlJc w:val="left"/>
      <w:pPr>
        <w:ind w:left="1440" w:hanging="360"/>
      </w:pPr>
      <w:rPr>
        <w:rFonts w:hint="default" w:ascii="Symbol" w:hAnsi="Symbol"/>
      </w:rPr>
    </w:lvl>
    <w:lvl w:ilvl="2" w:tplc="7D688D6A">
      <w:start w:val="1"/>
      <w:numFmt w:val="bullet"/>
      <w:lvlText w:val=""/>
      <w:lvlJc w:val="left"/>
      <w:pPr>
        <w:ind w:left="2160" w:hanging="360"/>
      </w:pPr>
      <w:rPr>
        <w:rFonts w:hint="default" w:ascii="Wingdings" w:hAnsi="Wingdings"/>
      </w:rPr>
    </w:lvl>
    <w:lvl w:ilvl="3" w:tplc="B92ED09C">
      <w:start w:val="1"/>
      <w:numFmt w:val="bullet"/>
      <w:lvlText w:val=""/>
      <w:lvlJc w:val="left"/>
      <w:pPr>
        <w:ind w:left="2880" w:hanging="360"/>
      </w:pPr>
      <w:rPr>
        <w:rFonts w:hint="default" w:ascii="Symbol" w:hAnsi="Symbol"/>
      </w:rPr>
    </w:lvl>
    <w:lvl w:ilvl="4" w:tplc="A8D8ED5A">
      <w:start w:val="1"/>
      <w:numFmt w:val="bullet"/>
      <w:lvlText w:val="o"/>
      <w:lvlJc w:val="left"/>
      <w:pPr>
        <w:ind w:left="3600" w:hanging="360"/>
      </w:pPr>
      <w:rPr>
        <w:rFonts w:hint="default" w:ascii="Courier New" w:hAnsi="Courier New"/>
      </w:rPr>
    </w:lvl>
    <w:lvl w:ilvl="5" w:tplc="14A45ED0">
      <w:start w:val="1"/>
      <w:numFmt w:val="bullet"/>
      <w:lvlText w:val=""/>
      <w:lvlJc w:val="left"/>
      <w:pPr>
        <w:ind w:left="4320" w:hanging="360"/>
      </w:pPr>
      <w:rPr>
        <w:rFonts w:hint="default" w:ascii="Wingdings" w:hAnsi="Wingdings"/>
      </w:rPr>
    </w:lvl>
    <w:lvl w:ilvl="6" w:tplc="B6464C80">
      <w:start w:val="1"/>
      <w:numFmt w:val="bullet"/>
      <w:lvlText w:val=""/>
      <w:lvlJc w:val="left"/>
      <w:pPr>
        <w:ind w:left="5040" w:hanging="360"/>
      </w:pPr>
      <w:rPr>
        <w:rFonts w:hint="default" w:ascii="Symbol" w:hAnsi="Symbol"/>
      </w:rPr>
    </w:lvl>
    <w:lvl w:ilvl="7" w:tplc="350A1E64">
      <w:start w:val="1"/>
      <w:numFmt w:val="bullet"/>
      <w:lvlText w:val="o"/>
      <w:lvlJc w:val="left"/>
      <w:pPr>
        <w:ind w:left="5760" w:hanging="360"/>
      </w:pPr>
      <w:rPr>
        <w:rFonts w:hint="default" w:ascii="Courier New" w:hAnsi="Courier New"/>
      </w:rPr>
    </w:lvl>
    <w:lvl w:ilvl="8" w:tplc="4F4A5E12">
      <w:start w:val="1"/>
      <w:numFmt w:val="bullet"/>
      <w:lvlText w:val=""/>
      <w:lvlJc w:val="left"/>
      <w:pPr>
        <w:ind w:left="6480" w:hanging="360"/>
      </w:pPr>
      <w:rPr>
        <w:rFonts w:hint="default" w:ascii="Wingdings" w:hAnsi="Wingdings"/>
      </w:rPr>
    </w:lvl>
  </w:abstractNum>
  <w:abstractNum w:abstractNumId="21" w15:restartNumberingAfterBreak="0">
    <w:nsid w:val="26ABF06D"/>
    <w:multiLevelType w:val="hybridMultilevel"/>
    <w:tmpl w:val="DEC4B180"/>
    <w:lvl w:ilvl="0" w:tplc="F4560C44">
      <w:start w:val="1"/>
      <w:numFmt w:val="bullet"/>
      <w:lvlText w:val=""/>
      <w:lvlJc w:val="left"/>
      <w:pPr>
        <w:ind w:left="720" w:hanging="360"/>
      </w:pPr>
      <w:rPr>
        <w:rFonts w:hint="default" w:ascii="Symbol" w:hAnsi="Symbol"/>
      </w:rPr>
    </w:lvl>
    <w:lvl w:ilvl="1" w:tplc="E05E2498">
      <w:start w:val="1"/>
      <w:numFmt w:val="bullet"/>
      <w:lvlText w:val=""/>
      <w:lvlJc w:val="left"/>
      <w:pPr>
        <w:ind w:left="1440" w:hanging="360"/>
      </w:pPr>
      <w:rPr>
        <w:rFonts w:hint="default" w:ascii="Symbol" w:hAnsi="Symbol"/>
      </w:rPr>
    </w:lvl>
    <w:lvl w:ilvl="2" w:tplc="23AE5434">
      <w:start w:val="1"/>
      <w:numFmt w:val="bullet"/>
      <w:lvlText w:val=""/>
      <w:lvlJc w:val="left"/>
      <w:pPr>
        <w:ind w:left="2160" w:hanging="360"/>
      </w:pPr>
      <w:rPr>
        <w:rFonts w:hint="default" w:ascii="Wingdings" w:hAnsi="Wingdings"/>
      </w:rPr>
    </w:lvl>
    <w:lvl w:ilvl="3" w:tplc="B5D427A2">
      <w:start w:val="1"/>
      <w:numFmt w:val="bullet"/>
      <w:lvlText w:val=""/>
      <w:lvlJc w:val="left"/>
      <w:pPr>
        <w:ind w:left="2880" w:hanging="360"/>
      </w:pPr>
      <w:rPr>
        <w:rFonts w:hint="default" w:ascii="Symbol" w:hAnsi="Symbol"/>
      </w:rPr>
    </w:lvl>
    <w:lvl w:ilvl="4" w:tplc="E14A80EC">
      <w:start w:val="1"/>
      <w:numFmt w:val="bullet"/>
      <w:lvlText w:val="o"/>
      <w:lvlJc w:val="left"/>
      <w:pPr>
        <w:ind w:left="3600" w:hanging="360"/>
      </w:pPr>
      <w:rPr>
        <w:rFonts w:hint="default" w:ascii="Courier New" w:hAnsi="Courier New"/>
      </w:rPr>
    </w:lvl>
    <w:lvl w:ilvl="5" w:tplc="7BFCE94E">
      <w:start w:val="1"/>
      <w:numFmt w:val="bullet"/>
      <w:lvlText w:val=""/>
      <w:lvlJc w:val="left"/>
      <w:pPr>
        <w:ind w:left="4320" w:hanging="360"/>
      </w:pPr>
      <w:rPr>
        <w:rFonts w:hint="default" w:ascii="Wingdings" w:hAnsi="Wingdings"/>
      </w:rPr>
    </w:lvl>
    <w:lvl w:ilvl="6" w:tplc="D19CE930">
      <w:start w:val="1"/>
      <w:numFmt w:val="bullet"/>
      <w:lvlText w:val=""/>
      <w:lvlJc w:val="left"/>
      <w:pPr>
        <w:ind w:left="5040" w:hanging="360"/>
      </w:pPr>
      <w:rPr>
        <w:rFonts w:hint="default" w:ascii="Symbol" w:hAnsi="Symbol"/>
      </w:rPr>
    </w:lvl>
    <w:lvl w:ilvl="7" w:tplc="67F8FDE4">
      <w:start w:val="1"/>
      <w:numFmt w:val="bullet"/>
      <w:lvlText w:val="o"/>
      <w:lvlJc w:val="left"/>
      <w:pPr>
        <w:ind w:left="5760" w:hanging="360"/>
      </w:pPr>
      <w:rPr>
        <w:rFonts w:hint="default" w:ascii="Courier New" w:hAnsi="Courier New"/>
      </w:rPr>
    </w:lvl>
    <w:lvl w:ilvl="8" w:tplc="9880DEB4">
      <w:start w:val="1"/>
      <w:numFmt w:val="bullet"/>
      <w:lvlText w:val=""/>
      <w:lvlJc w:val="left"/>
      <w:pPr>
        <w:ind w:left="6480" w:hanging="360"/>
      </w:pPr>
      <w:rPr>
        <w:rFonts w:hint="default" w:ascii="Wingdings" w:hAnsi="Wingdings"/>
      </w:rPr>
    </w:lvl>
  </w:abstractNum>
  <w:abstractNum w:abstractNumId="22" w15:restartNumberingAfterBreak="0">
    <w:nsid w:val="28AE6D58"/>
    <w:multiLevelType w:val="hybridMultilevel"/>
    <w:tmpl w:val="9D08ADCA"/>
    <w:lvl w:ilvl="0" w:tplc="B7D28B58">
      <w:start w:val="1"/>
      <w:numFmt w:val="decimal"/>
      <w:lvlText w:val="%1."/>
      <w:lvlJc w:val="left"/>
      <w:pPr>
        <w:ind w:left="720" w:hanging="360"/>
      </w:pPr>
    </w:lvl>
    <w:lvl w:ilvl="1" w:tplc="454271A2">
      <w:start w:val="1"/>
      <w:numFmt w:val="lowerLetter"/>
      <w:lvlText w:val="%2."/>
      <w:lvlJc w:val="left"/>
      <w:pPr>
        <w:ind w:left="1440" w:hanging="360"/>
      </w:pPr>
    </w:lvl>
    <w:lvl w:ilvl="2" w:tplc="E5B886B2">
      <w:start w:val="1"/>
      <w:numFmt w:val="lowerRoman"/>
      <w:lvlText w:val="%3."/>
      <w:lvlJc w:val="right"/>
      <w:pPr>
        <w:ind w:left="2160" w:hanging="180"/>
      </w:pPr>
    </w:lvl>
    <w:lvl w:ilvl="3" w:tplc="F300E652">
      <w:start w:val="1"/>
      <w:numFmt w:val="decimal"/>
      <w:lvlText w:val="%4."/>
      <w:lvlJc w:val="left"/>
      <w:pPr>
        <w:ind w:left="2880" w:hanging="360"/>
      </w:pPr>
    </w:lvl>
    <w:lvl w:ilvl="4" w:tplc="87287D6E">
      <w:start w:val="1"/>
      <w:numFmt w:val="lowerLetter"/>
      <w:lvlText w:val="%5."/>
      <w:lvlJc w:val="left"/>
      <w:pPr>
        <w:ind w:left="3600" w:hanging="360"/>
      </w:pPr>
    </w:lvl>
    <w:lvl w:ilvl="5" w:tplc="5A40AAF4">
      <w:start w:val="1"/>
      <w:numFmt w:val="lowerRoman"/>
      <w:lvlText w:val="%6."/>
      <w:lvlJc w:val="right"/>
      <w:pPr>
        <w:ind w:left="4320" w:hanging="180"/>
      </w:pPr>
    </w:lvl>
    <w:lvl w:ilvl="6" w:tplc="F4AAAC7A">
      <w:start w:val="1"/>
      <w:numFmt w:val="decimal"/>
      <w:lvlText w:val="%7."/>
      <w:lvlJc w:val="left"/>
      <w:pPr>
        <w:ind w:left="5040" w:hanging="360"/>
      </w:pPr>
    </w:lvl>
    <w:lvl w:ilvl="7" w:tplc="4E6C1BE4">
      <w:start w:val="1"/>
      <w:numFmt w:val="lowerLetter"/>
      <w:lvlText w:val="%8."/>
      <w:lvlJc w:val="left"/>
      <w:pPr>
        <w:ind w:left="5760" w:hanging="360"/>
      </w:pPr>
    </w:lvl>
    <w:lvl w:ilvl="8" w:tplc="594ADA14">
      <w:start w:val="1"/>
      <w:numFmt w:val="lowerRoman"/>
      <w:lvlText w:val="%9."/>
      <w:lvlJc w:val="right"/>
      <w:pPr>
        <w:ind w:left="6480" w:hanging="180"/>
      </w:pPr>
    </w:lvl>
  </w:abstractNum>
  <w:abstractNum w:abstractNumId="23" w15:restartNumberingAfterBreak="0">
    <w:nsid w:val="2BAEAF1E"/>
    <w:multiLevelType w:val="hybridMultilevel"/>
    <w:tmpl w:val="83443E70"/>
    <w:lvl w:ilvl="0" w:tplc="B04254EE">
      <w:start w:val="1"/>
      <w:numFmt w:val="bullet"/>
      <w:lvlText w:val=""/>
      <w:lvlJc w:val="left"/>
      <w:pPr>
        <w:ind w:left="720" w:hanging="360"/>
      </w:pPr>
      <w:rPr>
        <w:rFonts w:hint="default" w:ascii="Symbol" w:hAnsi="Symbol"/>
      </w:rPr>
    </w:lvl>
    <w:lvl w:ilvl="1" w:tplc="93D26510">
      <w:start w:val="1"/>
      <w:numFmt w:val="bullet"/>
      <w:lvlText w:val="o"/>
      <w:lvlJc w:val="left"/>
      <w:pPr>
        <w:ind w:left="1440" w:hanging="360"/>
      </w:pPr>
      <w:rPr>
        <w:rFonts w:hint="default" w:ascii="Courier New" w:hAnsi="Courier New"/>
      </w:rPr>
    </w:lvl>
    <w:lvl w:ilvl="2" w:tplc="A52039F0">
      <w:start w:val="1"/>
      <w:numFmt w:val="bullet"/>
      <w:lvlText w:val=""/>
      <w:lvlJc w:val="left"/>
      <w:pPr>
        <w:ind w:left="2160" w:hanging="360"/>
      </w:pPr>
      <w:rPr>
        <w:rFonts w:hint="default" w:ascii="Wingdings" w:hAnsi="Wingdings"/>
      </w:rPr>
    </w:lvl>
    <w:lvl w:ilvl="3" w:tplc="02BADDEC">
      <w:start w:val="1"/>
      <w:numFmt w:val="bullet"/>
      <w:lvlText w:val=""/>
      <w:lvlJc w:val="left"/>
      <w:pPr>
        <w:ind w:left="2880" w:hanging="360"/>
      </w:pPr>
      <w:rPr>
        <w:rFonts w:hint="default" w:ascii="Symbol" w:hAnsi="Symbol"/>
      </w:rPr>
    </w:lvl>
    <w:lvl w:ilvl="4" w:tplc="433A6BBE">
      <w:start w:val="1"/>
      <w:numFmt w:val="bullet"/>
      <w:lvlText w:val="o"/>
      <w:lvlJc w:val="left"/>
      <w:pPr>
        <w:ind w:left="3600" w:hanging="360"/>
      </w:pPr>
      <w:rPr>
        <w:rFonts w:hint="default" w:ascii="Courier New" w:hAnsi="Courier New"/>
      </w:rPr>
    </w:lvl>
    <w:lvl w:ilvl="5" w:tplc="D056142E">
      <w:start w:val="1"/>
      <w:numFmt w:val="bullet"/>
      <w:lvlText w:val=""/>
      <w:lvlJc w:val="left"/>
      <w:pPr>
        <w:ind w:left="4320" w:hanging="360"/>
      </w:pPr>
      <w:rPr>
        <w:rFonts w:hint="default" w:ascii="Wingdings" w:hAnsi="Wingdings"/>
      </w:rPr>
    </w:lvl>
    <w:lvl w:ilvl="6" w:tplc="AD60ED72">
      <w:start w:val="1"/>
      <w:numFmt w:val="bullet"/>
      <w:lvlText w:val=""/>
      <w:lvlJc w:val="left"/>
      <w:pPr>
        <w:ind w:left="5040" w:hanging="360"/>
      </w:pPr>
      <w:rPr>
        <w:rFonts w:hint="default" w:ascii="Symbol" w:hAnsi="Symbol"/>
      </w:rPr>
    </w:lvl>
    <w:lvl w:ilvl="7" w:tplc="DF5C866C">
      <w:start w:val="1"/>
      <w:numFmt w:val="bullet"/>
      <w:lvlText w:val="o"/>
      <w:lvlJc w:val="left"/>
      <w:pPr>
        <w:ind w:left="5760" w:hanging="360"/>
      </w:pPr>
      <w:rPr>
        <w:rFonts w:hint="default" w:ascii="Courier New" w:hAnsi="Courier New"/>
      </w:rPr>
    </w:lvl>
    <w:lvl w:ilvl="8" w:tplc="71006B8A">
      <w:start w:val="1"/>
      <w:numFmt w:val="bullet"/>
      <w:lvlText w:val=""/>
      <w:lvlJc w:val="left"/>
      <w:pPr>
        <w:ind w:left="6480" w:hanging="360"/>
      </w:pPr>
      <w:rPr>
        <w:rFonts w:hint="default" w:ascii="Wingdings" w:hAnsi="Wingdings"/>
      </w:rPr>
    </w:lvl>
  </w:abstractNum>
  <w:abstractNum w:abstractNumId="24" w15:restartNumberingAfterBreak="0">
    <w:nsid w:val="2C5C7289"/>
    <w:multiLevelType w:val="multilevel"/>
    <w:tmpl w:val="A4583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CEE5204"/>
    <w:multiLevelType w:val="multilevel"/>
    <w:tmpl w:val="7884F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6FBE6A"/>
    <w:multiLevelType w:val="hybridMultilevel"/>
    <w:tmpl w:val="421ED4D2"/>
    <w:lvl w:ilvl="0" w:tplc="23C803F6">
      <w:start w:val="1"/>
      <w:numFmt w:val="bullet"/>
      <w:lvlText w:val=""/>
      <w:lvlJc w:val="left"/>
      <w:pPr>
        <w:ind w:left="720" w:hanging="360"/>
      </w:pPr>
      <w:rPr>
        <w:rFonts w:hint="default" w:ascii="Symbol" w:hAnsi="Symbol"/>
      </w:rPr>
    </w:lvl>
    <w:lvl w:ilvl="1" w:tplc="6AB4057E">
      <w:start w:val="1"/>
      <w:numFmt w:val="bullet"/>
      <w:lvlText w:val=""/>
      <w:lvlJc w:val="left"/>
      <w:pPr>
        <w:ind w:left="1440" w:hanging="360"/>
      </w:pPr>
      <w:rPr>
        <w:rFonts w:hint="default" w:ascii="Symbol" w:hAnsi="Symbol"/>
      </w:rPr>
    </w:lvl>
    <w:lvl w:ilvl="2" w:tplc="02F01488">
      <w:start w:val="1"/>
      <w:numFmt w:val="bullet"/>
      <w:lvlText w:val=""/>
      <w:lvlJc w:val="left"/>
      <w:pPr>
        <w:ind w:left="2160" w:hanging="360"/>
      </w:pPr>
      <w:rPr>
        <w:rFonts w:hint="default" w:ascii="Wingdings" w:hAnsi="Wingdings"/>
      </w:rPr>
    </w:lvl>
    <w:lvl w:ilvl="3" w:tplc="18DCFF9E">
      <w:start w:val="1"/>
      <w:numFmt w:val="bullet"/>
      <w:lvlText w:val=""/>
      <w:lvlJc w:val="left"/>
      <w:pPr>
        <w:ind w:left="2880" w:hanging="360"/>
      </w:pPr>
      <w:rPr>
        <w:rFonts w:hint="default" w:ascii="Symbol" w:hAnsi="Symbol"/>
      </w:rPr>
    </w:lvl>
    <w:lvl w:ilvl="4" w:tplc="D8ACF5D6">
      <w:start w:val="1"/>
      <w:numFmt w:val="bullet"/>
      <w:lvlText w:val="o"/>
      <w:lvlJc w:val="left"/>
      <w:pPr>
        <w:ind w:left="3600" w:hanging="360"/>
      </w:pPr>
      <w:rPr>
        <w:rFonts w:hint="default" w:ascii="Courier New" w:hAnsi="Courier New"/>
      </w:rPr>
    </w:lvl>
    <w:lvl w:ilvl="5" w:tplc="B972DD9C">
      <w:start w:val="1"/>
      <w:numFmt w:val="bullet"/>
      <w:lvlText w:val=""/>
      <w:lvlJc w:val="left"/>
      <w:pPr>
        <w:ind w:left="4320" w:hanging="360"/>
      </w:pPr>
      <w:rPr>
        <w:rFonts w:hint="default" w:ascii="Wingdings" w:hAnsi="Wingdings"/>
      </w:rPr>
    </w:lvl>
    <w:lvl w:ilvl="6" w:tplc="3F8C3A2E">
      <w:start w:val="1"/>
      <w:numFmt w:val="bullet"/>
      <w:lvlText w:val=""/>
      <w:lvlJc w:val="left"/>
      <w:pPr>
        <w:ind w:left="5040" w:hanging="360"/>
      </w:pPr>
      <w:rPr>
        <w:rFonts w:hint="default" w:ascii="Symbol" w:hAnsi="Symbol"/>
      </w:rPr>
    </w:lvl>
    <w:lvl w:ilvl="7" w:tplc="4BA8E354">
      <w:start w:val="1"/>
      <w:numFmt w:val="bullet"/>
      <w:lvlText w:val="o"/>
      <w:lvlJc w:val="left"/>
      <w:pPr>
        <w:ind w:left="5760" w:hanging="360"/>
      </w:pPr>
      <w:rPr>
        <w:rFonts w:hint="default" w:ascii="Courier New" w:hAnsi="Courier New"/>
      </w:rPr>
    </w:lvl>
    <w:lvl w:ilvl="8" w:tplc="93882F2A">
      <w:start w:val="1"/>
      <w:numFmt w:val="bullet"/>
      <w:lvlText w:val=""/>
      <w:lvlJc w:val="left"/>
      <w:pPr>
        <w:ind w:left="6480" w:hanging="360"/>
      </w:pPr>
      <w:rPr>
        <w:rFonts w:hint="default" w:ascii="Wingdings" w:hAnsi="Wingdings"/>
      </w:rPr>
    </w:lvl>
  </w:abstractNum>
  <w:abstractNum w:abstractNumId="27" w15:restartNumberingAfterBreak="0">
    <w:nsid w:val="2FC18EAC"/>
    <w:multiLevelType w:val="hybridMultilevel"/>
    <w:tmpl w:val="23FCCE68"/>
    <w:lvl w:ilvl="0" w:tplc="F9F843AC">
      <w:start w:val="1"/>
      <w:numFmt w:val="bullet"/>
      <w:lvlText w:val=""/>
      <w:lvlJc w:val="left"/>
      <w:pPr>
        <w:ind w:left="720" w:hanging="360"/>
      </w:pPr>
      <w:rPr>
        <w:rFonts w:hint="default" w:ascii="Symbol" w:hAnsi="Symbol"/>
      </w:rPr>
    </w:lvl>
    <w:lvl w:ilvl="1" w:tplc="8F74CBC8">
      <w:start w:val="1"/>
      <w:numFmt w:val="bullet"/>
      <w:lvlText w:val=""/>
      <w:lvlJc w:val="left"/>
      <w:pPr>
        <w:ind w:left="1440" w:hanging="360"/>
      </w:pPr>
      <w:rPr>
        <w:rFonts w:hint="default" w:ascii="Symbol" w:hAnsi="Symbol"/>
      </w:rPr>
    </w:lvl>
    <w:lvl w:ilvl="2" w:tplc="2FA6410E">
      <w:start w:val="1"/>
      <w:numFmt w:val="bullet"/>
      <w:lvlText w:val=""/>
      <w:lvlJc w:val="left"/>
      <w:pPr>
        <w:ind w:left="2160" w:hanging="360"/>
      </w:pPr>
      <w:rPr>
        <w:rFonts w:hint="default" w:ascii="Wingdings" w:hAnsi="Wingdings"/>
      </w:rPr>
    </w:lvl>
    <w:lvl w:ilvl="3" w:tplc="28828958">
      <w:start w:val="1"/>
      <w:numFmt w:val="bullet"/>
      <w:lvlText w:val=""/>
      <w:lvlJc w:val="left"/>
      <w:pPr>
        <w:ind w:left="2880" w:hanging="360"/>
      </w:pPr>
      <w:rPr>
        <w:rFonts w:hint="default" w:ascii="Symbol" w:hAnsi="Symbol"/>
      </w:rPr>
    </w:lvl>
    <w:lvl w:ilvl="4" w:tplc="70583F26">
      <w:start w:val="1"/>
      <w:numFmt w:val="bullet"/>
      <w:lvlText w:val="o"/>
      <w:lvlJc w:val="left"/>
      <w:pPr>
        <w:ind w:left="3600" w:hanging="360"/>
      </w:pPr>
      <w:rPr>
        <w:rFonts w:hint="default" w:ascii="Courier New" w:hAnsi="Courier New"/>
      </w:rPr>
    </w:lvl>
    <w:lvl w:ilvl="5" w:tplc="F432BA1E">
      <w:start w:val="1"/>
      <w:numFmt w:val="bullet"/>
      <w:lvlText w:val=""/>
      <w:lvlJc w:val="left"/>
      <w:pPr>
        <w:ind w:left="4320" w:hanging="360"/>
      </w:pPr>
      <w:rPr>
        <w:rFonts w:hint="default" w:ascii="Wingdings" w:hAnsi="Wingdings"/>
      </w:rPr>
    </w:lvl>
    <w:lvl w:ilvl="6" w:tplc="BC16422C">
      <w:start w:val="1"/>
      <w:numFmt w:val="bullet"/>
      <w:lvlText w:val=""/>
      <w:lvlJc w:val="left"/>
      <w:pPr>
        <w:ind w:left="5040" w:hanging="360"/>
      </w:pPr>
      <w:rPr>
        <w:rFonts w:hint="default" w:ascii="Symbol" w:hAnsi="Symbol"/>
      </w:rPr>
    </w:lvl>
    <w:lvl w:ilvl="7" w:tplc="158E2AB6">
      <w:start w:val="1"/>
      <w:numFmt w:val="bullet"/>
      <w:lvlText w:val="o"/>
      <w:lvlJc w:val="left"/>
      <w:pPr>
        <w:ind w:left="5760" w:hanging="360"/>
      </w:pPr>
      <w:rPr>
        <w:rFonts w:hint="default" w:ascii="Courier New" w:hAnsi="Courier New"/>
      </w:rPr>
    </w:lvl>
    <w:lvl w:ilvl="8" w:tplc="EDFEB43E">
      <w:start w:val="1"/>
      <w:numFmt w:val="bullet"/>
      <w:lvlText w:val=""/>
      <w:lvlJc w:val="left"/>
      <w:pPr>
        <w:ind w:left="6480" w:hanging="360"/>
      </w:pPr>
      <w:rPr>
        <w:rFonts w:hint="default" w:ascii="Wingdings" w:hAnsi="Wingdings"/>
      </w:rPr>
    </w:lvl>
  </w:abstractNum>
  <w:abstractNum w:abstractNumId="28" w15:restartNumberingAfterBreak="0">
    <w:nsid w:val="31015554"/>
    <w:multiLevelType w:val="hybridMultilevel"/>
    <w:tmpl w:val="16A04A76"/>
    <w:lvl w:ilvl="0" w:tplc="0AA012F6">
      <w:start w:val="1"/>
      <w:numFmt w:val="bullet"/>
      <w:lvlText w:val=""/>
      <w:lvlJc w:val="left"/>
      <w:pPr>
        <w:ind w:left="720" w:hanging="360"/>
      </w:pPr>
      <w:rPr>
        <w:rFonts w:hint="default" w:ascii="Symbol" w:hAnsi="Symbol"/>
      </w:rPr>
    </w:lvl>
    <w:lvl w:ilvl="1" w:tplc="A9E8AB02">
      <w:start w:val="1"/>
      <w:numFmt w:val="bullet"/>
      <w:lvlText w:val="o"/>
      <w:lvlJc w:val="left"/>
      <w:pPr>
        <w:ind w:left="1440" w:hanging="360"/>
      </w:pPr>
      <w:rPr>
        <w:rFonts w:hint="default" w:ascii="Courier New" w:hAnsi="Courier New"/>
      </w:rPr>
    </w:lvl>
    <w:lvl w:ilvl="2" w:tplc="EEB2B894">
      <w:start w:val="1"/>
      <w:numFmt w:val="bullet"/>
      <w:lvlText w:val=""/>
      <w:lvlJc w:val="left"/>
      <w:pPr>
        <w:ind w:left="2160" w:hanging="360"/>
      </w:pPr>
      <w:rPr>
        <w:rFonts w:hint="default" w:ascii="Wingdings" w:hAnsi="Wingdings"/>
      </w:rPr>
    </w:lvl>
    <w:lvl w:ilvl="3" w:tplc="89B2F4EA">
      <w:start w:val="1"/>
      <w:numFmt w:val="bullet"/>
      <w:lvlText w:val=""/>
      <w:lvlJc w:val="left"/>
      <w:pPr>
        <w:ind w:left="2880" w:hanging="360"/>
      </w:pPr>
      <w:rPr>
        <w:rFonts w:hint="default" w:ascii="Symbol" w:hAnsi="Symbol"/>
      </w:rPr>
    </w:lvl>
    <w:lvl w:ilvl="4" w:tplc="72467CEC">
      <w:start w:val="1"/>
      <w:numFmt w:val="bullet"/>
      <w:lvlText w:val="o"/>
      <w:lvlJc w:val="left"/>
      <w:pPr>
        <w:ind w:left="3600" w:hanging="360"/>
      </w:pPr>
      <w:rPr>
        <w:rFonts w:hint="default" w:ascii="Courier New" w:hAnsi="Courier New"/>
      </w:rPr>
    </w:lvl>
    <w:lvl w:ilvl="5" w:tplc="EE42D8A2">
      <w:start w:val="1"/>
      <w:numFmt w:val="bullet"/>
      <w:lvlText w:val=""/>
      <w:lvlJc w:val="left"/>
      <w:pPr>
        <w:ind w:left="4320" w:hanging="360"/>
      </w:pPr>
      <w:rPr>
        <w:rFonts w:hint="default" w:ascii="Wingdings" w:hAnsi="Wingdings"/>
      </w:rPr>
    </w:lvl>
    <w:lvl w:ilvl="6" w:tplc="6CFC766E">
      <w:start w:val="1"/>
      <w:numFmt w:val="bullet"/>
      <w:lvlText w:val=""/>
      <w:lvlJc w:val="left"/>
      <w:pPr>
        <w:ind w:left="5040" w:hanging="360"/>
      </w:pPr>
      <w:rPr>
        <w:rFonts w:hint="default" w:ascii="Symbol" w:hAnsi="Symbol"/>
      </w:rPr>
    </w:lvl>
    <w:lvl w:ilvl="7" w:tplc="C6D0D064">
      <w:start w:val="1"/>
      <w:numFmt w:val="bullet"/>
      <w:lvlText w:val="o"/>
      <w:lvlJc w:val="left"/>
      <w:pPr>
        <w:ind w:left="5760" w:hanging="360"/>
      </w:pPr>
      <w:rPr>
        <w:rFonts w:hint="default" w:ascii="Courier New" w:hAnsi="Courier New"/>
      </w:rPr>
    </w:lvl>
    <w:lvl w:ilvl="8" w:tplc="011876DE">
      <w:start w:val="1"/>
      <w:numFmt w:val="bullet"/>
      <w:lvlText w:val=""/>
      <w:lvlJc w:val="left"/>
      <w:pPr>
        <w:ind w:left="6480" w:hanging="360"/>
      </w:pPr>
      <w:rPr>
        <w:rFonts w:hint="default" w:ascii="Wingdings" w:hAnsi="Wingdings"/>
      </w:rPr>
    </w:lvl>
  </w:abstractNum>
  <w:abstractNum w:abstractNumId="29" w15:restartNumberingAfterBreak="0">
    <w:nsid w:val="32993FB7"/>
    <w:multiLevelType w:val="hybridMultilevel"/>
    <w:tmpl w:val="36D622CC"/>
    <w:lvl w:ilvl="0" w:tplc="3C90DDB8">
      <w:start w:val="1"/>
      <w:numFmt w:val="bullet"/>
      <w:lvlText w:val=""/>
      <w:lvlJc w:val="left"/>
      <w:pPr>
        <w:ind w:left="720" w:hanging="360"/>
      </w:pPr>
      <w:rPr>
        <w:rFonts w:hint="default" w:ascii="Symbol" w:hAnsi="Symbol"/>
      </w:rPr>
    </w:lvl>
    <w:lvl w:ilvl="1" w:tplc="83386D50">
      <w:start w:val="1"/>
      <w:numFmt w:val="bullet"/>
      <w:lvlText w:val=""/>
      <w:lvlJc w:val="left"/>
      <w:pPr>
        <w:ind w:left="1440" w:hanging="360"/>
      </w:pPr>
      <w:rPr>
        <w:rFonts w:hint="default" w:ascii="Symbol" w:hAnsi="Symbol"/>
      </w:rPr>
    </w:lvl>
    <w:lvl w:ilvl="2" w:tplc="1D8038DC">
      <w:start w:val="1"/>
      <w:numFmt w:val="bullet"/>
      <w:lvlText w:val=""/>
      <w:lvlJc w:val="left"/>
      <w:pPr>
        <w:ind w:left="2160" w:hanging="360"/>
      </w:pPr>
      <w:rPr>
        <w:rFonts w:hint="default" w:ascii="Wingdings" w:hAnsi="Wingdings"/>
      </w:rPr>
    </w:lvl>
    <w:lvl w:ilvl="3" w:tplc="BC4E8908">
      <w:start w:val="1"/>
      <w:numFmt w:val="bullet"/>
      <w:lvlText w:val=""/>
      <w:lvlJc w:val="left"/>
      <w:pPr>
        <w:ind w:left="2880" w:hanging="360"/>
      </w:pPr>
      <w:rPr>
        <w:rFonts w:hint="default" w:ascii="Symbol" w:hAnsi="Symbol"/>
      </w:rPr>
    </w:lvl>
    <w:lvl w:ilvl="4" w:tplc="939A1C16">
      <w:start w:val="1"/>
      <w:numFmt w:val="bullet"/>
      <w:lvlText w:val="o"/>
      <w:lvlJc w:val="left"/>
      <w:pPr>
        <w:ind w:left="3600" w:hanging="360"/>
      </w:pPr>
      <w:rPr>
        <w:rFonts w:hint="default" w:ascii="Courier New" w:hAnsi="Courier New"/>
      </w:rPr>
    </w:lvl>
    <w:lvl w:ilvl="5" w:tplc="F9CA7A6E">
      <w:start w:val="1"/>
      <w:numFmt w:val="bullet"/>
      <w:lvlText w:val=""/>
      <w:lvlJc w:val="left"/>
      <w:pPr>
        <w:ind w:left="4320" w:hanging="360"/>
      </w:pPr>
      <w:rPr>
        <w:rFonts w:hint="default" w:ascii="Wingdings" w:hAnsi="Wingdings"/>
      </w:rPr>
    </w:lvl>
    <w:lvl w:ilvl="6" w:tplc="3AFEA368">
      <w:start w:val="1"/>
      <w:numFmt w:val="bullet"/>
      <w:lvlText w:val=""/>
      <w:lvlJc w:val="left"/>
      <w:pPr>
        <w:ind w:left="5040" w:hanging="360"/>
      </w:pPr>
      <w:rPr>
        <w:rFonts w:hint="default" w:ascii="Symbol" w:hAnsi="Symbol"/>
      </w:rPr>
    </w:lvl>
    <w:lvl w:ilvl="7" w:tplc="7242E5C2">
      <w:start w:val="1"/>
      <w:numFmt w:val="bullet"/>
      <w:lvlText w:val="o"/>
      <w:lvlJc w:val="left"/>
      <w:pPr>
        <w:ind w:left="5760" w:hanging="360"/>
      </w:pPr>
      <w:rPr>
        <w:rFonts w:hint="default" w:ascii="Courier New" w:hAnsi="Courier New"/>
      </w:rPr>
    </w:lvl>
    <w:lvl w:ilvl="8" w:tplc="E326D17A">
      <w:start w:val="1"/>
      <w:numFmt w:val="bullet"/>
      <w:lvlText w:val=""/>
      <w:lvlJc w:val="left"/>
      <w:pPr>
        <w:ind w:left="6480" w:hanging="360"/>
      </w:pPr>
      <w:rPr>
        <w:rFonts w:hint="default" w:ascii="Wingdings" w:hAnsi="Wingdings"/>
      </w:rPr>
    </w:lvl>
  </w:abstractNum>
  <w:abstractNum w:abstractNumId="30" w15:restartNumberingAfterBreak="0">
    <w:nsid w:val="36E951A1"/>
    <w:multiLevelType w:val="multilevel"/>
    <w:tmpl w:val="BF444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7102003"/>
    <w:multiLevelType w:val="multilevel"/>
    <w:tmpl w:val="841CC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723BA84"/>
    <w:multiLevelType w:val="hybridMultilevel"/>
    <w:tmpl w:val="D2267924"/>
    <w:lvl w:ilvl="0" w:tplc="DCD464CC">
      <w:start w:val="1"/>
      <w:numFmt w:val="bullet"/>
      <w:lvlText w:val=""/>
      <w:lvlJc w:val="left"/>
      <w:pPr>
        <w:ind w:left="720" w:hanging="360"/>
      </w:pPr>
      <w:rPr>
        <w:rFonts w:hint="default" w:ascii="Symbol" w:hAnsi="Symbol"/>
      </w:rPr>
    </w:lvl>
    <w:lvl w:ilvl="1" w:tplc="46104066">
      <w:start w:val="1"/>
      <w:numFmt w:val="bullet"/>
      <w:lvlText w:val=""/>
      <w:lvlJc w:val="left"/>
      <w:pPr>
        <w:ind w:left="1440" w:hanging="360"/>
      </w:pPr>
      <w:rPr>
        <w:rFonts w:hint="default" w:ascii="Symbol" w:hAnsi="Symbol"/>
      </w:rPr>
    </w:lvl>
    <w:lvl w:ilvl="2" w:tplc="1D886F06">
      <w:start w:val="1"/>
      <w:numFmt w:val="bullet"/>
      <w:lvlText w:val=""/>
      <w:lvlJc w:val="left"/>
      <w:pPr>
        <w:ind w:left="2160" w:hanging="360"/>
      </w:pPr>
      <w:rPr>
        <w:rFonts w:hint="default" w:ascii="Wingdings" w:hAnsi="Wingdings"/>
      </w:rPr>
    </w:lvl>
    <w:lvl w:ilvl="3" w:tplc="9B405590">
      <w:start w:val="1"/>
      <w:numFmt w:val="bullet"/>
      <w:lvlText w:val=""/>
      <w:lvlJc w:val="left"/>
      <w:pPr>
        <w:ind w:left="2880" w:hanging="360"/>
      </w:pPr>
      <w:rPr>
        <w:rFonts w:hint="default" w:ascii="Symbol" w:hAnsi="Symbol"/>
      </w:rPr>
    </w:lvl>
    <w:lvl w:ilvl="4" w:tplc="F24E5144">
      <w:start w:val="1"/>
      <w:numFmt w:val="bullet"/>
      <w:lvlText w:val="o"/>
      <w:lvlJc w:val="left"/>
      <w:pPr>
        <w:ind w:left="3600" w:hanging="360"/>
      </w:pPr>
      <w:rPr>
        <w:rFonts w:hint="default" w:ascii="Courier New" w:hAnsi="Courier New"/>
      </w:rPr>
    </w:lvl>
    <w:lvl w:ilvl="5" w:tplc="36409A2E">
      <w:start w:val="1"/>
      <w:numFmt w:val="bullet"/>
      <w:lvlText w:val=""/>
      <w:lvlJc w:val="left"/>
      <w:pPr>
        <w:ind w:left="4320" w:hanging="360"/>
      </w:pPr>
      <w:rPr>
        <w:rFonts w:hint="default" w:ascii="Wingdings" w:hAnsi="Wingdings"/>
      </w:rPr>
    </w:lvl>
    <w:lvl w:ilvl="6" w:tplc="6FF48480">
      <w:start w:val="1"/>
      <w:numFmt w:val="bullet"/>
      <w:lvlText w:val=""/>
      <w:lvlJc w:val="left"/>
      <w:pPr>
        <w:ind w:left="5040" w:hanging="360"/>
      </w:pPr>
      <w:rPr>
        <w:rFonts w:hint="default" w:ascii="Symbol" w:hAnsi="Symbol"/>
      </w:rPr>
    </w:lvl>
    <w:lvl w:ilvl="7" w:tplc="AB80EEC4">
      <w:start w:val="1"/>
      <w:numFmt w:val="bullet"/>
      <w:lvlText w:val="o"/>
      <w:lvlJc w:val="left"/>
      <w:pPr>
        <w:ind w:left="5760" w:hanging="360"/>
      </w:pPr>
      <w:rPr>
        <w:rFonts w:hint="default" w:ascii="Courier New" w:hAnsi="Courier New"/>
      </w:rPr>
    </w:lvl>
    <w:lvl w:ilvl="8" w:tplc="64BC162A">
      <w:start w:val="1"/>
      <w:numFmt w:val="bullet"/>
      <w:lvlText w:val=""/>
      <w:lvlJc w:val="left"/>
      <w:pPr>
        <w:ind w:left="6480" w:hanging="360"/>
      </w:pPr>
      <w:rPr>
        <w:rFonts w:hint="default" w:ascii="Wingdings" w:hAnsi="Wingdings"/>
      </w:rPr>
    </w:lvl>
  </w:abstractNum>
  <w:abstractNum w:abstractNumId="33" w15:restartNumberingAfterBreak="0">
    <w:nsid w:val="37A151AA"/>
    <w:multiLevelType w:val="multilevel"/>
    <w:tmpl w:val="3BD81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C606C4"/>
    <w:multiLevelType w:val="hybridMultilevel"/>
    <w:tmpl w:val="6A4662E4"/>
    <w:lvl w:ilvl="0" w:tplc="433CD644">
      <w:start w:val="1"/>
      <w:numFmt w:val="decimal"/>
      <w:lvlText w:val="%1."/>
      <w:lvlJc w:val="left"/>
      <w:pPr>
        <w:ind w:left="720" w:hanging="360"/>
      </w:pPr>
    </w:lvl>
    <w:lvl w:ilvl="1" w:tplc="77B6FFC8">
      <w:start w:val="1"/>
      <w:numFmt w:val="lowerLetter"/>
      <w:lvlText w:val="%2."/>
      <w:lvlJc w:val="left"/>
      <w:pPr>
        <w:ind w:left="1440" w:hanging="360"/>
      </w:pPr>
    </w:lvl>
    <w:lvl w:ilvl="2" w:tplc="5596E630">
      <w:start w:val="1"/>
      <w:numFmt w:val="lowerRoman"/>
      <w:lvlText w:val="%3."/>
      <w:lvlJc w:val="right"/>
      <w:pPr>
        <w:ind w:left="2160" w:hanging="180"/>
      </w:pPr>
    </w:lvl>
    <w:lvl w:ilvl="3" w:tplc="60343826">
      <w:start w:val="1"/>
      <w:numFmt w:val="decimal"/>
      <w:lvlText w:val="%4."/>
      <w:lvlJc w:val="left"/>
      <w:pPr>
        <w:ind w:left="2880" w:hanging="360"/>
      </w:pPr>
    </w:lvl>
    <w:lvl w:ilvl="4" w:tplc="54244200">
      <w:start w:val="1"/>
      <w:numFmt w:val="lowerLetter"/>
      <w:lvlText w:val="%5."/>
      <w:lvlJc w:val="left"/>
      <w:pPr>
        <w:ind w:left="3600" w:hanging="360"/>
      </w:pPr>
    </w:lvl>
    <w:lvl w:ilvl="5" w:tplc="602CFC5A">
      <w:start w:val="1"/>
      <w:numFmt w:val="lowerRoman"/>
      <w:lvlText w:val="%6."/>
      <w:lvlJc w:val="right"/>
      <w:pPr>
        <w:ind w:left="4320" w:hanging="180"/>
      </w:pPr>
    </w:lvl>
    <w:lvl w:ilvl="6" w:tplc="BF84E32A">
      <w:start w:val="1"/>
      <w:numFmt w:val="decimal"/>
      <w:lvlText w:val="%7."/>
      <w:lvlJc w:val="left"/>
      <w:pPr>
        <w:ind w:left="5040" w:hanging="360"/>
      </w:pPr>
    </w:lvl>
    <w:lvl w:ilvl="7" w:tplc="836A102C">
      <w:start w:val="1"/>
      <w:numFmt w:val="lowerLetter"/>
      <w:lvlText w:val="%8."/>
      <w:lvlJc w:val="left"/>
      <w:pPr>
        <w:ind w:left="5760" w:hanging="360"/>
      </w:pPr>
    </w:lvl>
    <w:lvl w:ilvl="8" w:tplc="CA3CFAF8">
      <w:start w:val="1"/>
      <w:numFmt w:val="lowerRoman"/>
      <w:lvlText w:val="%9."/>
      <w:lvlJc w:val="right"/>
      <w:pPr>
        <w:ind w:left="6480" w:hanging="180"/>
      </w:pPr>
    </w:lvl>
  </w:abstractNum>
  <w:abstractNum w:abstractNumId="35" w15:restartNumberingAfterBreak="0">
    <w:nsid w:val="399E1BD8"/>
    <w:multiLevelType w:val="multilevel"/>
    <w:tmpl w:val="A1FE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2F685D"/>
    <w:multiLevelType w:val="multilevel"/>
    <w:tmpl w:val="1EB684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A34C3DA"/>
    <w:multiLevelType w:val="hybridMultilevel"/>
    <w:tmpl w:val="EBDCDA98"/>
    <w:lvl w:ilvl="0" w:tplc="7D209744">
      <w:start w:val="1"/>
      <w:numFmt w:val="decimal"/>
      <w:lvlText w:val="%1."/>
      <w:lvlJc w:val="left"/>
      <w:pPr>
        <w:ind w:left="720" w:hanging="360"/>
      </w:pPr>
    </w:lvl>
    <w:lvl w:ilvl="1" w:tplc="AF08360A">
      <w:start w:val="1"/>
      <w:numFmt w:val="lowerLetter"/>
      <w:lvlText w:val="%2."/>
      <w:lvlJc w:val="left"/>
      <w:pPr>
        <w:ind w:left="1440" w:hanging="360"/>
      </w:pPr>
    </w:lvl>
    <w:lvl w:ilvl="2" w:tplc="6A20B6CE">
      <w:start w:val="1"/>
      <w:numFmt w:val="lowerRoman"/>
      <w:lvlText w:val="%3."/>
      <w:lvlJc w:val="right"/>
      <w:pPr>
        <w:ind w:left="2160" w:hanging="180"/>
      </w:pPr>
    </w:lvl>
    <w:lvl w:ilvl="3" w:tplc="B074E6BE">
      <w:start w:val="1"/>
      <w:numFmt w:val="decimal"/>
      <w:lvlText w:val="%4."/>
      <w:lvlJc w:val="left"/>
      <w:pPr>
        <w:ind w:left="2880" w:hanging="360"/>
      </w:pPr>
    </w:lvl>
    <w:lvl w:ilvl="4" w:tplc="9EA4A508">
      <w:start w:val="1"/>
      <w:numFmt w:val="lowerLetter"/>
      <w:lvlText w:val="%5."/>
      <w:lvlJc w:val="left"/>
      <w:pPr>
        <w:ind w:left="3600" w:hanging="360"/>
      </w:pPr>
    </w:lvl>
    <w:lvl w:ilvl="5" w:tplc="CB1C9220">
      <w:start w:val="1"/>
      <w:numFmt w:val="lowerRoman"/>
      <w:lvlText w:val="%6."/>
      <w:lvlJc w:val="right"/>
      <w:pPr>
        <w:ind w:left="4320" w:hanging="180"/>
      </w:pPr>
    </w:lvl>
    <w:lvl w:ilvl="6" w:tplc="601C70AC">
      <w:start w:val="1"/>
      <w:numFmt w:val="decimal"/>
      <w:lvlText w:val="%7."/>
      <w:lvlJc w:val="left"/>
      <w:pPr>
        <w:ind w:left="5040" w:hanging="360"/>
      </w:pPr>
    </w:lvl>
    <w:lvl w:ilvl="7" w:tplc="01405758">
      <w:start w:val="1"/>
      <w:numFmt w:val="lowerLetter"/>
      <w:lvlText w:val="%8."/>
      <w:lvlJc w:val="left"/>
      <w:pPr>
        <w:ind w:left="5760" w:hanging="360"/>
      </w:pPr>
    </w:lvl>
    <w:lvl w:ilvl="8" w:tplc="3036D460">
      <w:start w:val="1"/>
      <w:numFmt w:val="lowerRoman"/>
      <w:lvlText w:val="%9."/>
      <w:lvlJc w:val="right"/>
      <w:pPr>
        <w:ind w:left="6480" w:hanging="180"/>
      </w:pPr>
    </w:lvl>
  </w:abstractNum>
  <w:abstractNum w:abstractNumId="38" w15:restartNumberingAfterBreak="0">
    <w:nsid w:val="3D754DFB"/>
    <w:multiLevelType w:val="hybridMultilevel"/>
    <w:tmpl w:val="5B50A674"/>
    <w:lvl w:ilvl="0" w:tplc="49CA3216">
      <w:start w:val="1"/>
      <w:numFmt w:val="bullet"/>
      <w:lvlText w:val=""/>
      <w:lvlJc w:val="left"/>
      <w:pPr>
        <w:ind w:left="720" w:hanging="360"/>
      </w:pPr>
      <w:rPr>
        <w:rFonts w:hint="default" w:ascii="Symbol" w:hAnsi="Symbol"/>
      </w:rPr>
    </w:lvl>
    <w:lvl w:ilvl="1" w:tplc="EE6C46D8">
      <w:start w:val="1"/>
      <w:numFmt w:val="bullet"/>
      <w:lvlText w:val="o"/>
      <w:lvlJc w:val="left"/>
      <w:pPr>
        <w:ind w:left="1440" w:hanging="360"/>
      </w:pPr>
      <w:rPr>
        <w:rFonts w:hint="default" w:ascii="Courier New" w:hAnsi="Courier New"/>
      </w:rPr>
    </w:lvl>
    <w:lvl w:ilvl="2" w:tplc="620489B6">
      <w:start w:val="1"/>
      <w:numFmt w:val="bullet"/>
      <w:lvlText w:val=""/>
      <w:lvlJc w:val="left"/>
      <w:pPr>
        <w:ind w:left="2160" w:hanging="360"/>
      </w:pPr>
      <w:rPr>
        <w:rFonts w:hint="default" w:ascii="Wingdings" w:hAnsi="Wingdings"/>
      </w:rPr>
    </w:lvl>
    <w:lvl w:ilvl="3" w:tplc="869EDCAC">
      <w:start w:val="1"/>
      <w:numFmt w:val="bullet"/>
      <w:lvlText w:val=""/>
      <w:lvlJc w:val="left"/>
      <w:pPr>
        <w:ind w:left="2880" w:hanging="360"/>
      </w:pPr>
      <w:rPr>
        <w:rFonts w:hint="default" w:ascii="Symbol" w:hAnsi="Symbol"/>
      </w:rPr>
    </w:lvl>
    <w:lvl w:ilvl="4" w:tplc="413881A2">
      <w:start w:val="1"/>
      <w:numFmt w:val="bullet"/>
      <w:lvlText w:val="o"/>
      <w:lvlJc w:val="left"/>
      <w:pPr>
        <w:ind w:left="3600" w:hanging="360"/>
      </w:pPr>
      <w:rPr>
        <w:rFonts w:hint="default" w:ascii="Courier New" w:hAnsi="Courier New"/>
      </w:rPr>
    </w:lvl>
    <w:lvl w:ilvl="5" w:tplc="82685E34">
      <w:start w:val="1"/>
      <w:numFmt w:val="bullet"/>
      <w:lvlText w:val=""/>
      <w:lvlJc w:val="left"/>
      <w:pPr>
        <w:ind w:left="4320" w:hanging="360"/>
      </w:pPr>
      <w:rPr>
        <w:rFonts w:hint="default" w:ascii="Wingdings" w:hAnsi="Wingdings"/>
      </w:rPr>
    </w:lvl>
    <w:lvl w:ilvl="6" w:tplc="50FAE672">
      <w:start w:val="1"/>
      <w:numFmt w:val="bullet"/>
      <w:lvlText w:val=""/>
      <w:lvlJc w:val="left"/>
      <w:pPr>
        <w:ind w:left="5040" w:hanging="360"/>
      </w:pPr>
      <w:rPr>
        <w:rFonts w:hint="default" w:ascii="Symbol" w:hAnsi="Symbol"/>
      </w:rPr>
    </w:lvl>
    <w:lvl w:ilvl="7" w:tplc="2A709744">
      <w:start w:val="1"/>
      <w:numFmt w:val="bullet"/>
      <w:lvlText w:val="o"/>
      <w:lvlJc w:val="left"/>
      <w:pPr>
        <w:ind w:left="5760" w:hanging="360"/>
      </w:pPr>
      <w:rPr>
        <w:rFonts w:hint="default" w:ascii="Courier New" w:hAnsi="Courier New"/>
      </w:rPr>
    </w:lvl>
    <w:lvl w:ilvl="8" w:tplc="AFC6EF86">
      <w:start w:val="1"/>
      <w:numFmt w:val="bullet"/>
      <w:lvlText w:val=""/>
      <w:lvlJc w:val="left"/>
      <w:pPr>
        <w:ind w:left="6480" w:hanging="360"/>
      </w:pPr>
      <w:rPr>
        <w:rFonts w:hint="default" w:ascii="Wingdings" w:hAnsi="Wingdings"/>
      </w:rPr>
    </w:lvl>
  </w:abstractNum>
  <w:abstractNum w:abstractNumId="39" w15:restartNumberingAfterBreak="0">
    <w:nsid w:val="3E3BDB35"/>
    <w:multiLevelType w:val="hybridMultilevel"/>
    <w:tmpl w:val="7F2C1E28"/>
    <w:lvl w:ilvl="0" w:tplc="2AD44EE0">
      <w:start w:val="1"/>
      <w:numFmt w:val="decimal"/>
      <w:lvlText w:val="%1."/>
      <w:lvlJc w:val="left"/>
      <w:pPr>
        <w:ind w:left="720" w:hanging="360"/>
      </w:pPr>
    </w:lvl>
    <w:lvl w:ilvl="1" w:tplc="71DEB02E">
      <w:start w:val="1"/>
      <w:numFmt w:val="lowerLetter"/>
      <w:lvlText w:val="%2."/>
      <w:lvlJc w:val="left"/>
      <w:pPr>
        <w:ind w:left="1440" w:hanging="360"/>
      </w:pPr>
    </w:lvl>
    <w:lvl w:ilvl="2" w:tplc="6144C1E4">
      <w:start w:val="1"/>
      <w:numFmt w:val="lowerRoman"/>
      <w:lvlText w:val="%3."/>
      <w:lvlJc w:val="right"/>
      <w:pPr>
        <w:ind w:left="2160" w:hanging="180"/>
      </w:pPr>
    </w:lvl>
    <w:lvl w:ilvl="3" w:tplc="ECEA8DD2">
      <w:start w:val="1"/>
      <w:numFmt w:val="decimal"/>
      <w:lvlText w:val="%4."/>
      <w:lvlJc w:val="left"/>
      <w:pPr>
        <w:ind w:left="2880" w:hanging="360"/>
      </w:pPr>
    </w:lvl>
    <w:lvl w:ilvl="4" w:tplc="3DECFF8C">
      <w:start w:val="1"/>
      <w:numFmt w:val="lowerLetter"/>
      <w:lvlText w:val="%5."/>
      <w:lvlJc w:val="left"/>
      <w:pPr>
        <w:ind w:left="3600" w:hanging="360"/>
      </w:pPr>
    </w:lvl>
    <w:lvl w:ilvl="5" w:tplc="594AD8CC">
      <w:start w:val="1"/>
      <w:numFmt w:val="lowerRoman"/>
      <w:lvlText w:val="%6."/>
      <w:lvlJc w:val="right"/>
      <w:pPr>
        <w:ind w:left="4320" w:hanging="180"/>
      </w:pPr>
    </w:lvl>
    <w:lvl w:ilvl="6" w:tplc="904C47EC">
      <w:start w:val="1"/>
      <w:numFmt w:val="decimal"/>
      <w:lvlText w:val="%7."/>
      <w:lvlJc w:val="left"/>
      <w:pPr>
        <w:ind w:left="5040" w:hanging="360"/>
      </w:pPr>
    </w:lvl>
    <w:lvl w:ilvl="7" w:tplc="A7084A92">
      <w:start w:val="1"/>
      <w:numFmt w:val="lowerLetter"/>
      <w:lvlText w:val="%8."/>
      <w:lvlJc w:val="left"/>
      <w:pPr>
        <w:ind w:left="5760" w:hanging="360"/>
      </w:pPr>
    </w:lvl>
    <w:lvl w:ilvl="8" w:tplc="263ADB52">
      <w:start w:val="1"/>
      <w:numFmt w:val="lowerRoman"/>
      <w:lvlText w:val="%9."/>
      <w:lvlJc w:val="right"/>
      <w:pPr>
        <w:ind w:left="6480" w:hanging="180"/>
      </w:pPr>
    </w:lvl>
  </w:abstractNum>
  <w:abstractNum w:abstractNumId="40" w15:restartNumberingAfterBreak="0">
    <w:nsid w:val="44C6D869"/>
    <w:multiLevelType w:val="hybridMultilevel"/>
    <w:tmpl w:val="E5D6C98C"/>
    <w:lvl w:ilvl="0" w:tplc="972CEDB8">
      <w:start w:val="1"/>
      <w:numFmt w:val="bullet"/>
      <w:lvlText w:val=""/>
      <w:lvlJc w:val="left"/>
      <w:pPr>
        <w:ind w:left="720" w:hanging="360"/>
      </w:pPr>
      <w:rPr>
        <w:rFonts w:hint="default" w:ascii="Symbol" w:hAnsi="Symbol"/>
      </w:rPr>
    </w:lvl>
    <w:lvl w:ilvl="1" w:tplc="2F5C6904">
      <w:start w:val="1"/>
      <w:numFmt w:val="bullet"/>
      <w:lvlText w:val=""/>
      <w:lvlJc w:val="left"/>
      <w:pPr>
        <w:ind w:left="1440" w:hanging="360"/>
      </w:pPr>
      <w:rPr>
        <w:rFonts w:hint="default" w:ascii="Symbol" w:hAnsi="Symbol"/>
      </w:rPr>
    </w:lvl>
    <w:lvl w:ilvl="2" w:tplc="438E286C">
      <w:start w:val="1"/>
      <w:numFmt w:val="bullet"/>
      <w:lvlText w:val=""/>
      <w:lvlJc w:val="left"/>
      <w:pPr>
        <w:ind w:left="2160" w:hanging="360"/>
      </w:pPr>
      <w:rPr>
        <w:rFonts w:hint="default" w:ascii="Wingdings" w:hAnsi="Wingdings"/>
      </w:rPr>
    </w:lvl>
    <w:lvl w:ilvl="3" w:tplc="2DBE2A5A">
      <w:start w:val="1"/>
      <w:numFmt w:val="bullet"/>
      <w:lvlText w:val=""/>
      <w:lvlJc w:val="left"/>
      <w:pPr>
        <w:ind w:left="2880" w:hanging="360"/>
      </w:pPr>
      <w:rPr>
        <w:rFonts w:hint="default" w:ascii="Symbol" w:hAnsi="Symbol"/>
      </w:rPr>
    </w:lvl>
    <w:lvl w:ilvl="4" w:tplc="36F6EDFC">
      <w:start w:val="1"/>
      <w:numFmt w:val="bullet"/>
      <w:lvlText w:val="o"/>
      <w:lvlJc w:val="left"/>
      <w:pPr>
        <w:ind w:left="3600" w:hanging="360"/>
      </w:pPr>
      <w:rPr>
        <w:rFonts w:hint="default" w:ascii="Courier New" w:hAnsi="Courier New"/>
      </w:rPr>
    </w:lvl>
    <w:lvl w:ilvl="5" w:tplc="92ECF766">
      <w:start w:val="1"/>
      <w:numFmt w:val="bullet"/>
      <w:lvlText w:val=""/>
      <w:lvlJc w:val="left"/>
      <w:pPr>
        <w:ind w:left="4320" w:hanging="360"/>
      </w:pPr>
      <w:rPr>
        <w:rFonts w:hint="default" w:ascii="Wingdings" w:hAnsi="Wingdings"/>
      </w:rPr>
    </w:lvl>
    <w:lvl w:ilvl="6" w:tplc="8F0A139A">
      <w:start w:val="1"/>
      <w:numFmt w:val="bullet"/>
      <w:lvlText w:val=""/>
      <w:lvlJc w:val="left"/>
      <w:pPr>
        <w:ind w:left="5040" w:hanging="360"/>
      </w:pPr>
      <w:rPr>
        <w:rFonts w:hint="default" w:ascii="Symbol" w:hAnsi="Symbol"/>
      </w:rPr>
    </w:lvl>
    <w:lvl w:ilvl="7" w:tplc="4F5E4F18">
      <w:start w:val="1"/>
      <w:numFmt w:val="bullet"/>
      <w:lvlText w:val="o"/>
      <w:lvlJc w:val="left"/>
      <w:pPr>
        <w:ind w:left="5760" w:hanging="360"/>
      </w:pPr>
      <w:rPr>
        <w:rFonts w:hint="default" w:ascii="Courier New" w:hAnsi="Courier New"/>
      </w:rPr>
    </w:lvl>
    <w:lvl w:ilvl="8" w:tplc="C352B444">
      <w:start w:val="1"/>
      <w:numFmt w:val="bullet"/>
      <w:lvlText w:val=""/>
      <w:lvlJc w:val="left"/>
      <w:pPr>
        <w:ind w:left="6480" w:hanging="360"/>
      </w:pPr>
      <w:rPr>
        <w:rFonts w:hint="default" w:ascii="Wingdings" w:hAnsi="Wingdings"/>
      </w:rPr>
    </w:lvl>
  </w:abstractNum>
  <w:abstractNum w:abstractNumId="41" w15:restartNumberingAfterBreak="0">
    <w:nsid w:val="478F6208"/>
    <w:multiLevelType w:val="hybridMultilevel"/>
    <w:tmpl w:val="414457C2"/>
    <w:lvl w:ilvl="0" w:tplc="01E631CA">
      <w:start w:val="1"/>
      <w:numFmt w:val="decimal"/>
      <w:lvlText w:val="%1."/>
      <w:lvlJc w:val="left"/>
      <w:pPr>
        <w:ind w:left="720" w:hanging="360"/>
      </w:pPr>
    </w:lvl>
    <w:lvl w:ilvl="1" w:tplc="66C2BA04">
      <w:start w:val="1"/>
      <w:numFmt w:val="lowerLetter"/>
      <w:lvlText w:val="%2."/>
      <w:lvlJc w:val="left"/>
      <w:pPr>
        <w:ind w:left="1440" w:hanging="360"/>
      </w:pPr>
    </w:lvl>
    <w:lvl w:ilvl="2" w:tplc="BCC43054">
      <w:start w:val="1"/>
      <w:numFmt w:val="lowerRoman"/>
      <w:lvlText w:val="%3."/>
      <w:lvlJc w:val="right"/>
      <w:pPr>
        <w:ind w:left="2160" w:hanging="180"/>
      </w:pPr>
    </w:lvl>
    <w:lvl w:ilvl="3" w:tplc="6EAC25EC">
      <w:start w:val="1"/>
      <w:numFmt w:val="decimal"/>
      <w:lvlText w:val="%4."/>
      <w:lvlJc w:val="left"/>
      <w:pPr>
        <w:ind w:left="2880" w:hanging="360"/>
      </w:pPr>
    </w:lvl>
    <w:lvl w:ilvl="4" w:tplc="3ED4DAB8">
      <w:start w:val="1"/>
      <w:numFmt w:val="lowerLetter"/>
      <w:lvlText w:val="%5."/>
      <w:lvlJc w:val="left"/>
      <w:pPr>
        <w:ind w:left="3600" w:hanging="360"/>
      </w:pPr>
    </w:lvl>
    <w:lvl w:ilvl="5" w:tplc="4A44702C">
      <w:start w:val="1"/>
      <w:numFmt w:val="lowerRoman"/>
      <w:lvlText w:val="%6."/>
      <w:lvlJc w:val="right"/>
      <w:pPr>
        <w:ind w:left="4320" w:hanging="180"/>
      </w:pPr>
    </w:lvl>
    <w:lvl w:ilvl="6" w:tplc="C6BCBEB8">
      <w:start w:val="1"/>
      <w:numFmt w:val="decimal"/>
      <w:lvlText w:val="%7."/>
      <w:lvlJc w:val="left"/>
      <w:pPr>
        <w:ind w:left="5040" w:hanging="360"/>
      </w:pPr>
    </w:lvl>
    <w:lvl w:ilvl="7" w:tplc="4026643C">
      <w:start w:val="1"/>
      <w:numFmt w:val="lowerLetter"/>
      <w:lvlText w:val="%8."/>
      <w:lvlJc w:val="left"/>
      <w:pPr>
        <w:ind w:left="5760" w:hanging="360"/>
      </w:pPr>
    </w:lvl>
    <w:lvl w:ilvl="8" w:tplc="BE4046C0">
      <w:start w:val="1"/>
      <w:numFmt w:val="lowerRoman"/>
      <w:lvlText w:val="%9."/>
      <w:lvlJc w:val="right"/>
      <w:pPr>
        <w:ind w:left="6480" w:hanging="180"/>
      </w:pPr>
    </w:lvl>
  </w:abstractNum>
  <w:abstractNum w:abstractNumId="42" w15:restartNumberingAfterBreak="0">
    <w:nsid w:val="49524FF5"/>
    <w:multiLevelType w:val="hybridMultilevel"/>
    <w:tmpl w:val="F078C212"/>
    <w:lvl w:ilvl="0" w:tplc="B08EAF6C">
      <w:start w:val="1"/>
      <w:numFmt w:val="decimal"/>
      <w:lvlText w:val="%1."/>
      <w:lvlJc w:val="left"/>
      <w:pPr>
        <w:ind w:left="720" w:hanging="360"/>
      </w:pPr>
    </w:lvl>
    <w:lvl w:ilvl="1" w:tplc="34643238">
      <w:start w:val="1"/>
      <w:numFmt w:val="lowerLetter"/>
      <w:lvlText w:val="%2."/>
      <w:lvlJc w:val="left"/>
      <w:pPr>
        <w:ind w:left="1440" w:hanging="360"/>
      </w:pPr>
    </w:lvl>
    <w:lvl w:ilvl="2" w:tplc="120E1C70">
      <w:start w:val="1"/>
      <w:numFmt w:val="lowerRoman"/>
      <w:lvlText w:val="%3."/>
      <w:lvlJc w:val="right"/>
      <w:pPr>
        <w:ind w:left="2160" w:hanging="180"/>
      </w:pPr>
    </w:lvl>
    <w:lvl w:ilvl="3" w:tplc="55F279A6">
      <w:start w:val="1"/>
      <w:numFmt w:val="decimal"/>
      <w:lvlText w:val="%4."/>
      <w:lvlJc w:val="left"/>
      <w:pPr>
        <w:ind w:left="2880" w:hanging="360"/>
      </w:pPr>
    </w:lvl>
    <w:lvl w:ilvl="4" w:tplc="46E89066">
      <w:start w:val="1"/>
      <w:numFmt w:val="lowerLetter"/>
      <w:lvlText w:val="%5."/>
      <w:lvlJc w:val="left"/>
      <w:pPr>
        <w:ind w:left="3600" w:hanging="360"/>
      </w:pPr>
    </w:lvl>
    <w:lvl w:ilvl="5" w:tplc="44B433B4">
      <w:start w:val="1"/>
      <w:numFmt w:val="lowerRoman"/>
      <w:lvlText w:val="%6."/>
      <w:lvlJc w:val="right"/>
      <w:pPr>
        <w:ind w:left="4320" w:hanging="180"/>
      </w:pPr>
    </w:lvl>
    <w:lvl w:ilvl="6" w:tplc="C85CE446">
      <w:start w:val="1"/>
      <w:numFmt w:val="decimal"/>
      <w:lvlText w:val="%7."/>
      <w:lvlJc w:val="left"/>
      <w:pPr>
        <w:ind w:left="5040" w:hanging="360"/>
      </w:pPr>
    </w:lvl>
    <w:lvl w:ilvl="7" w:tplc="F28A1A44">
      <w:start w:val="1"/>
      <w:numFmt w:val="lowerLetter"/>
      <w:lvlText w:val="%8."/>
      <w:lvlJc w:val="left"/>
      <w:pPr>
        <w:ind w:left="5760" w:hanging="360"/>
      </w:pPr>
    </w:lvl>
    <w:lvl w:ilvl="8" w:tplc="E7C064B2">
      <w:start w:val="1"/>
      <w:numFmt w:val="lowerRoman"/>
      <w:lvlText w:val="%9."/>
      <w:lvlJc w:val="right"/>
      <w:pPr>
        <w:ind w:left="6480" w:hanging="180"/>
      </w:pPr>
    </w:lvl>
  </w:abstractNum>
  <w:abstractNum w:abstractNumId="43" w15:restartNumberingAfterBreak="0">
    <w:nsid w:val="4AA31051"/>
    <w:multiLevelType w:val="hybridMultilevel"/>
    <w:tmpl w:val="F9C22D58"/>
    <w:lvl w:ilvl="0" w:tplc="F5D6A25A">
      <w:start w:val="1"/>
      <w:numFmt w:val="decimal"/>
      <w:lvlText w:val="%1."/>
      <w:lvlJc w:val="left"/>
      <w:pPr>
        <w:ind w:left="720" w:hanging="360"/>
      </w:pPr>
    </w:lvl>
    <w:lvl w:ilvl="1" w:tplc="F60E04D0">
      <w:start w:val="1"/>
      <w:numFmt w:val="lowerLetter"/>
      <w:lvlText w:val="%2."/>
      <w:lvlJc w:val="left"/>
      <w:pPr>
        <w:ind w:left="1440" w:hanging="360"/>
      </w:pPr>
    </w:lvl>
    <w:lvl w:ilvl="2" w:tplc="138E9162">
      <w:start w:val="1"/>
      <w:numFmt w:val="lowerRoman"/>
      <w:lvlText w:val="%3."/>
      <w:lvlJc w:val="right"/>
      <w:pPr>
        <w:ind w:left="2160" w:hanging="180"/>
      </w:pPr>
    </w:lvl>
    <w:lvl w:ilvl="3" w:tplc="F4505A8C">
      <w:start w:val="1"/>
      <w:numFmt w:val="decimal"/>
      <w:lvlText w:val="%4."/>
      <w:lvlJc w:val="left"/>
      <w:pPr>
        <w:ind w:left="2880" w:hanging="360"/>
      </w:pPr>
    </w:lvl>
    <w:lvl w:ilvl="4" w:tplc="36606AA4">
      <w:start w:val="1"/>
      <w:numFmt w:val="lowerLetter"/>
      <w:lvlText w:val="%5."/>
      <w:lvlJc w:val="left"/>
      <w:pPr>
        <w:ind w:left="3600" w:hanging="360"/>
      </w:pPr>
    </w:lvl>
    <w:lvl w:ilvl="5" w:tplc="71EE3054">
      <w:start w:val="1"/>
      <w:numFmt w:val="lowerRoman"/>
      <w:lvlText w:val="%6."/>
      <w:lvlJc w:val="right"/>
      <w:pPr>
        <w:ind w:left="4320" w:hanging="180"/>
      </w:pPr>
    </w:lvl>
    <w:lvl w:ilvl="6" w:tplc="80BAC3AC">
      <w:start w:val="1"/>
      <w:numFmt w:val="decimal"/>
      <w:lvlText w:val="%7."/>
      <w:lvlJc w:val="left"/>
      <w:pPr>
        <w:ind w:left="5040" w:hanging="360"/>
      </w:pPr>
    </w:lvl>
    <w:lvl w:ilvl="7" w:tplc="3B381C54">
      <w:start w:val="1"/>
      <w:numFmt w:val="lowerLetter"/>
      <w:lvlText w:val="%8."/>
      <w:lvlJc w:val="left"/>
      <w:pPr>
        <w:ind w:left="5760" w:hanging="360"/>
      </w:pPr>
    </w:lvl>
    <w:lvl w:ilvl="8" w:tplc="276EECB6">
      <w:start w:val="1"/>
      <w:numFmt w:val="lowerRoman"/>
      <w:lvlText w:val="%9."/>
      <w:lvlJc w:val="right"/>
      <w:pPr>
        <w:ind w:left="6480" w:hanging="180"/>
      </w:pPr>
    </w:lvl>
  </w:abstractNum>
  <w:abstractNum w:abstractNumId="44" w15:restartNumberingAfterBreak="0">
    <w:nsid w:val="4B74F06C"/>
    <w:multiLevelType w:val="hybridMultilevel"/>
    <w:tmpl w:val="F22C4C4E"/>
    <w:lvl w:ilvl="0" w:tplc="C3BA6E0E">
      <w:start w:val="1"/>
      <w:numFmt w:val="bullet"/>
      <w:lvlText w:val=""/>
      <w:lvlJc w:val="left"/>
      <w:pPr>
        <w:ind w:left="720" w:hanging="360"/>
      </w:pPr>
      <w:rPr>
        <w:rFonts w:hint="default" w:ascii="Symbol" w:hAnsi="Symbol"/>
      </w:rPr>
    </w:lvl>
    <w:lvl w:ilvl="1" w:tplc="701A1D2C">
      <w:start w:val="1"/>
      <w:numFmt w:val="bullet"/>
      <w:lvlText w:val="o"/>
      <w:lvlJc w:val="left"/>
      <w:pPr>
        <w:ind w:left="1440" w:hanging="360"/>
      </w:pPr>
      <w:rPr>
        <w:rFonts w:hint="default" w:ascii="Courier New" w:hAnsi="Courier New"/>
      </w:rPr>
    </w:lvl>
    <w:lvl w:ilvl="2" w:tplc="87C03C18">
      <w:start w:val="1"/>
      <w:numFmt w:val="bullet"/>
      <w:lvlText w:val=""/>
      <w:lvlJc w:val="left"/>
      <w:pPr>
        <w:ind w:left="2160" w:hanging="360"/>
      </w:pPr>
      <w:rPr>
        <w:rFonts w:hint="default" w:ascii="Wingdings" w:hAnsi="Wingdings"/>
      </w:rPr>
    </w:lvl>
    <w:lvl w:ilvl="3" w:tplc="CFC65932">
      <w:start w:val="1"/>
      <w:numFmt w:val="bullet"/>
      <w:lvlText w:val=""/>
      <w:lvlJc w:val="left"/>
      <w:pPr>
        <w:ind w:left="2880" w:hanging="360"/>
      </w:pPr>
      <w:rPr>
        <w:rFonts w:hint="default" w:ascii="Symbol" w:hAnsi="Symbol"/>
      </w:rPr>
    </w:lvl>
    <w:lvl w:ilvl="4" w:tplc="322C0BEA">
      <w:start w:val="1"/>
      <w:numFmt w:val="bullet"/>
      <w:lvlText w:val="o"/>
      <w:lvlJc w:val="left"/>
      <w:pPr>
        <w:ind w:left="3600" w:hanging="360"/>
      </w:pPr>
      <w:rPr>
        <w:rFonts w:hint="default" w:ascii="Courier New" w:hAnsi="Courier New"/>
      </w:rPr>
    </w:lvl>
    <w:lvl w:ilvl="5" w:tplc="87B82EEA">
      <w:start w:val="1"/>
      <w:numFmt w:val="bullet"/>
      <w:lvlText w:val=""/>
      <w:lvlJc w:val="left"/>
      <w:pPr>
        <w:ind w:left="4320" w:hanging="360"/>
      </w:pPr>
      <w:rPr>
        <w:rFonts w:hint="default" w:ascii="Wingdings" w:hAnsi="Wingdings"/>
      </w:rPr>
    </w:lvl>
    <w:lvl w:ilvl="6" w:tplc="1C649B64">
      <w:start w:val="1"/>
      <w:numFmt w:val="bullet"/>
      <w:lvlText w:val=""/>
      <w:lvlJc w:val="left"/>
      <w:pPr>
        <w:ind w:left="5040" w:hanging="360"/>
      </w:pPr>
      <w:rPr>
        <w:rFonts w:hint="default" w:ascii="Symbol" w:hAnsi="Symbol"/>
      </w:rPr>
    </w:lvl>
    <w:lvl w:ilvl="7" w:tplc="C31CA472">
      <w:start w:val="1"/>
      <w:numFmt w:val="bullet"/>
      <w:lvlText w:val="o"/>
      <w:lvlJc w:val="left"/>
      <w:pPr>
        <w:ind w:left="5760" w:hanging="360"/>
      </w:pPr>
      <w:rPr>
        <w:rFonts w:hint="default" w:ascii="Courier New" w:hAnsi="Courier New"/>
      </w:rPr>
    </w:lvl>
    <w:lvl w:ilvl="8" w:tplc="374CD7BC">
      <w:start w:val="1"/>
      <w:numFmt w:val="bullet"/>
      <w:lvlText w:val=""/>
      <w:lvlJc w:val="left"/>
      <w:pPr>
        <w:ind w:left="6480" w:hanging="360"/>
      </w:pPr>
      <w:rPr>
        <w:rFonts w:hint="default" w:ascii="Wingdings" w:hAnsi="Wingdings"/>
      </w:rPr>
    </w:lvl>
  </w:abstractNum>
  <w:abstractNum w:abstractNumId="45" w15:restartNumberingAfterBreak="0">
    <w:nsid w:val="4DBA2B49"/>
    <w:multiLevelType w:val="multilevel"/>
    <w:tmpl w:val="883C1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FDD1A75"/>
    <w:multiLevelType w:val="multilevel"/>
    <w:tmpl w:val="46826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0882D91"/>
    <w:multiLevelType w:val="hybridMultilevel"/>
    <w:tmpl w:val="84309B38"/>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8" w15:restartNumberingAfterBreak="0">
    <w:nsid w:val="53E6DF0D"/>
    <w:multiLevelType w:val="hybridMultilevel"/>
    <w:tmpl w:val="0150D8B0"/>
    <w:lvl w:ilvl="0" w:tplc="58228268">
      <w:start w:val="1"/>
      <w:numFmt w:val="bullet"/>
      <w:lvlText w:val=""/>
      <w:lvlJc w:val="left"/>
      <w:pPr>
        <w:ind w:left="720" w:hanging="360"/>
      </w:pPr>
      <w:rPr>
        <w:rFonts w:hint="default" w:ascii="Symbol" w:hAnsi="Symbol"/>
      </w:rPr>
    </w:lvl>
    <w:lvl w:ilvl="1" w:tplc="46AEE6A6">
      <w:start w:val="1"/>
      <w:numFmt w:val="bullet"/>
      <w:lvlText w:val="o"/>
      <w:lvlJc w:val="left"/>
      <w:pPr>
        <w:ind w:left="1440" w:hanging="360"/>
      </w:pPr>
      <w:rPr>
        <w:rFonts w:hint="default" w:ascii="Courier New" w:hAnsi="Courier New"/>
      </w:rPr>
    </w:lvl>
    <w:lvl w:ilvl="2" w:tplc="18D88156">
      <w:start w:val="1"/>
      <w:numFmt w:val="bullet"/>
      <w:lvlText w:val=""/>
      <w:lvlJc w:val="left"/>
      <w:pPr>
        <w:ind w:left="2160" w:hanging="360"/>
      </w:pPr>
      <w:rPr>
        <w:rFonts w:hint="default" w:ascii="Wingdings" w:hAnsi="Wingdings"/>
      </w:rPr>
    </w:lvl>
    <w:lvl w:ilvl="3" w:tplc="5B648BA2">
      <w:start w:val="1"/>
      <w:numFmt w:val="bullet"/>
      <w:lvlText w:val=""/>
      <w:lvlJc w:val="left"/>
      <w:pPr>
        <w:ind w:left="2880" w:hanging="360"/>
      </w:pPr>
      <w:rPr>
        <w:rFonts w:hint="default" w:ascii="Symbol" w:hAnsi="Symbol"/>
      </w:rPr>
    </w:lvl>
    <w:lvl w:ilvl="4" w:tplc="727C90A8">
      <w:start w:val="1"/>
      <w:numFmt w:val="bullet"/>
      <w:lvlText w:val="o"/>
      <w:lvlJc w:val="left"/>
      <w:pPr>
        <w:ind w:left="3600" w:hanging="360"/>
      </w:pPr>
      <w:rPr>
        <w:rFonts w:hint="default" w:ascii="Courier New" w:hAnsi="Courier New"/>
      </w:rPr>
    </w:lvl>
    <w:lvl w:ilvl="5" w:tplc="09B25472">
      <w:start w:val="1"/>
      <w:numFmt w:val="bullet"/>
      <w:lvlText w:val=""/>
      <w:lvlJc w:val="left"/>
      <w:pPr>
        <w:ind w:left="4320" w:hanging="360"/>
      </w:pPr>
      <w:rPr>
        <w:rFonts w:hint="default" w:ascii="Wingdings" w:hAnsi="Wingdings"/>
      </w:rPr>
    </w:lvl>
    <w:lvl w:ilvl="6" w:tplc="05921C48">
      <w:start w:val="1"/>
      <w:numFmt w:val="bullet"/>
      <w:lvlText w:val=""/>
      <w:lvlJc w:val="left"/>
      <w:pPr>
        <w:ind w:left="5040" w:hanging="360"/>
      </w:pPr>
      <w:rPr>
        <w:rFonts w:hint="default" w:ascii="Symbol" w:hAnsi="Symbol"/>
      </w:rPr>
    </w:lvl>
    <w:lvl w:ilvl="7" w:tplc="38047888">
      <w:start w:val="1"/>
      <w:numFmt w:val="bullet"/>
      <w:lvlText w:val="o"/>
      <w:lvlJc w:val="left"/>
      <w:pPr>
        <w:ind w:left="5760" w:hanging="360"/>
      </w:pPr>
      <w:rPr>
        <w:rFonts w:hint="default" w:ascii="Courier New" w:hAnsi="Courier New"/>
      </w:rPr>
    </w:lvl>
    <w:lvl w:ilvl="8" w:tplc="73420926">
      <w:start w:val="1"/>
      <w:numFmt w:val="bullet"/>
      <w:lvlText w:val=""/>
      <w:lvlJc w:val="left"/>
      <w:pPr>
        <w:ind w:left="6480" w:hanging="360"/>
      </w:pPr>
      <w:rPr>
        <w:rFonts w:hint="default" w:ascii="Wingdings" w:hAnsi="Wingdings"/>
      </w:rPr>
    </w:lvl>
  </w:abstractNum>
  <w:abstractNum w:abstractNumId="49" w15:restartNumberingAfterBreak="0">
    <w:nsid w:val="5465319F"/>
    <w:multiLevelType w:val="hybridMultilevel"/>
    <w:tmpl w:val="3B5CC7A6"/>
    <w:lvl w:ilvl="0" w:tplc="A44C6D44">
      <w:start w:val="1"/>
      <w:numFmt w:val="decimal"/>
      <w:lvlText w:val="%1."/>
      <w:lvlJc w:val="left"/>
      <w:pPr>
        <w:ind w:left="720" w:hanging="360"/>
      </w:pPr>
    </w:lvl>
    <w:lvl w:ilvl="1" w:tplc="5CB88F24">
      <w:start w:val="1"/>
      <w:numFmt w:val="lowerLetter"/>
      <w:lvlText w:val="%2."/>
      <w:lvlJc w:val="left"/>
      <w:pPr>
        <w:ind w:left="1440" w:hanging="360"/>
      </w:pPr>
    </w:lvl>
    <w:lvl w:ilvl="2" w:tplc="E0606DCC">
      <w:start w:val="1"/>
      <w:numFmt w:val="lowerRoman"/>
      <w:lvlText w:val="%3."/>
      <w:lvlJc w:val="right"/>
      <w:pPr>
        <w:ind w:left="2160" w:hanging="180"/>
      </w:pPr>
    </w:lvl>
    <w:lvl w:ilvl="3" w:tplc="C406D346">
      <w:start w:val="1"/>
      <w:numFmt w:val="decimal"/>
      <w:lvlText w:val="%4."/>
      <w:lvlJc w:val="left"/>
      <w:pPr>
        <w:ind w:left="2880" w:hanging="360"/>
      </w:pPr>
    </w:lvl>
    <w:lvl w:ilvl="4" w:tplc="BC84AB7E">
      <w:start w:val="1"/>
      <w:numFmt w:val="lowerLetter"/>
      <w:lvlText w:val="%5."/>
      <w:lvlJc w:val="left"/>
      <w:pPr>
        <w:ind w:left="3600" w:hanging="360"/>
      </w:pPr>
    </w:lvl>
    <w:lvl w:ilvl="5" w:tplc="6F768C74">
      <w:start w:val="1"/>
      <w:numFmt w:val="lowerRoman"/>
      <w:lvlText w:val="%6."/>
      <w:lvlJc w:val="right"/>
      <w:pPr>
        <w:ind w:left="4320" w:hanging="180"/>
      </w:pPr>
    </w:lvl>
    <w:lvl w:ilvl="6" w:tplc="B3C65412">
      <w:start w:val="1"/>
      <w:numFmt w:val="decimal"/>
      <w:lvlText w:val="%7."/>
      <w:lvlJc w:val="left"/>
      <w:pPr>
        <w:ind w:left="5040" w:hanging="360"/>
      </w:pPr>
    </w:lvl>
    <w:lvl w:ilvl="7" w:tplc="9F589B04">
      <w:start w:val="1"/>
      <w:numFmt w:val="lowerLetter"/>
      <w:lvlText w:val="%8."/>
      <w:lvlJc w:val="left"/>
      <w:pPr>
        <w:ind w:left="5760" w:hanging="360"/>
      </w:pPr>
    </w:lvl>
    <w:lvl w:ilvl="8" w:tplc="85581990">
      <w:start w:val="1"/>
      <w:numFmt w:val="lowerRoman"/>
      <w:lvlText w:val="%9."/>
      <w:lvlJc w:val="right"/>
      <w:pPr>
        <w:ind w:left="6480" w:hanging="180"/>
      </w:pPr>
    </w:lvl>
  </w:abstractNum>
  <w:abstractNum w:abstractNumId="50" w15:restartNumberingAfterBreak="0">
    <w:nsid w:val="582C46AE"/>
    <w:multiLevelType w:val="multilevel"/>
    <w:tmpl w:val="9FDC5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E010EB2"/>
    <w:multiLevelType w:val="multilevel"/>
    <w:tmpl w:val="E1F2A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EB3F98A"/>
    <w:multiLevelType w:val="hybridMultilevel"/>
    <w:tmpl w:val="43EAC088"/>
    <w:lvl w:ilvl="0" w:tplc="A7807F10">
      <w:start w:val="1"/>
      <w:numFmt w:val="decimal"/>
      <w:lvlText w:val="%1."/>
      <w:lvlJc w:val="left"/>
      <w:pPr>
        <w:ind w:left="720" w:hanging="360"/>
      </w:pPr>
    </w:lvl>
    <w:lvl w:ilvl="1" w:tplc="1652CA52">
      <w:start w:val="1"/>
      <w:numFmt w:val="lowerLetter"/>
      <w:lvlText w:val="%2."/>
      <w:lvlJc w:val="left"/>
      <w:pPr>
        <w:ind w:left="1440" w:hanging="360"/>
      </w:pPr>
    </w:lvl>
    <w:lvl w:ilvl="2" w:tplc="64E8A4F2">
      <w:start w:val="1"/>
      <w:numFmt w:val="lowerRoman"/>
      <w:lvlText w:val="%3."/>
      <w:lvlJc w:val="right"/>
      <w:pPr>
        <w:ind w:left="2160" w:hanging="180"/>
      </w:pPr>
    </w:lvl>
    <w:lvl w:ilvl="3" w:tplc="45902512">
      <w:start w:val="1"/>
      <w:numFmt w:val="decimal"/>
      <w:lvlText w:val="%4."/>
      <w:lvlJc w:val="left"/>
      <w:pPr>
        <w:ind w:left="2880" w:hanging="360"/>
      </w:pPr>
    </w:lvl>
    <w:lvl w:ilvl="4" w:tplc="9D16C772">
      <w:start w:val="1"/>
      <w:numFmt w:val="lowerLetter"/>
      <w:lvlText w:val="%5."/>
      <w:lvlJc w:val="left"/>
      <w:pPr>
        <w:ind w:left="3600" w:hanging="360"/>
      </w:pPr>
    </w:lvl>
    <w:lvl w:ilvl="5" w:tplc="F574FC12">
      <w:start w:val="1"/>
      <w:numFmt w:val="lowerRoman"/>
      <w:lvlText w:val="%6."/>
      <w:lvlJc w:val="right"/>
      <w:pPr>
        <w:ind w:left="4320" w:hanging="180"/>
      </w:pPr>
    </w:lvl>
    <w:lvl w:ilvl="6" w:tplc="DBC8238C">
      <w:start w:val="1"/>
      <w:numFmt w:val="decimal"/>
      <w:lvlText w:val="%7."/>
      <w:lvlJc w:val="left"/>
      <w:pPr>
        <w:ind w:left="5040" w:hanging="360"/>
      </w:pPr>
    </w:lvl>
    <w:lvl w:ilvl="7" w:tplc="2034E292">
      <w:start w:val="1"/>
      <w:numFmt w:val="lowerLetter"/>
      <w:lvlText w:val="%8."/>
      <w:lvlJc w:val="left"/>
      <w:pPr>
        <w:ind w:left="5760" w:hanging="360"/>
      </w:pPr>
    </w:lvl>
    <w:lvl w:ilvl="8" w:tplc="B358D11C">
      <w:start w:val="1"/>
      <w:numFmt w:val="lowerRoman"/>
      <w:lvlText w:val="%9."/>
      <w:lvlJc w:val="right"/>
      <w:pPr>
        <w:ind w:left="6480" w:hanging="180"/>
      </w:pPr>
    </w:lvl>
  </w:abstractNum>
  <w:abstractNum w:abstractNumId="53" w15:restartNumberingAfterBreak="0">
    <w:nsid w:val="61C72835"/>
    <w:multiLevelType w:val="hybridMultilevel"/>
    <w:tmpl w:val="60BEE7A8"/>
    <w:lvl w:ilvl="0" w:tplc="CCBA8128">
      <w:start w:val="1"/>
      <w:numFmt w:val="bullet"/>
      <w:lvlText w:val=""/>
      <w:lvlJc w:val="left"/>
      <w:pPr>
        <w:ind w:left="720" w:hanging="360"/>
      </w:pPr>
      <w:rPr>
        <w:rFonts w:hint="default" w:ascii="Symbol" w:hAnsi="Symbol"/>
      </w:rPr>
    </w:lvl>
    <w:lvl w:ilvl="1" w:tplc="45289FF4">
      <w:start w:val="1"/>
      <w:numFmt w:val="bullet"/>
      <w:lvlText w:val=""/>
      <w:lvlJc w:val="left"/>
      <w:pPr>
        <w:ind w:left="1440" w:hanging="360"/>
      </w:pPr>
      <w:rPr>
        <w:rFonts w:hint="default" w:ascii="Symbol" w:hAnsi="Symbol"/>
      </w:rPr>
    </w:lvl>
    <w:lvl w:ilvl="2" w:tplc="EAEE2B08">
      <w:start w:val="1"/>
      <w:numFmt w:val="bullet"/>
      <w:lvlText w:val=""/>
      <w:lvlJc w:val="left"/>
      <w:pPr>
        <w:ind w:left="2160" w:hanging="360"/>
      </w:pPr>
      <w:rPr>
        <w:rFonts w:hint="default" w:ascii="Wingdings" w:hAnsi="Wingdings"/>
      </w:rPr>
    </w:lvl>
    <w:lvl w:ilvl="3" w:tplc="52DE98DE">
      <w:start w:val="1"/>
      <w:numFmt w:val="bullet"/>
      <w:lvlText w:val=""/>
      <w:lvlJc w:val="left"/>
      <w:pPr>
        <w:ind w:left="2880" w:hanging="360"/>
      </w:pPr>
      <w:rPr>
        <w:rFonts w:hint="default" w:ascii="Symbol" w:hAnsi="Symbol"/>
      </w:rPr>
    </w:lvl>
    <w:lvl w:ilvl="4" w:tplc="1160DE56">
      <w:start w:val="1"/>
      <w:numFmt w:val="bullet"/>
      <w:lvlText w:val="o"/>
      <w:lvlJc w:val="left"/>
      <w:pPr>
        <w:ind w:left="3600" w:hanging="360"/>
      </w:pPr>
      <w:rPr>
        <w:rFonts w:hint="default" w:ascii="Courier New" w:hAnsi="Courier New"/>
      </w:rPr>
    </w:lvl>
    <w:lvl w:ilvl="5" w:tplc="36FCC8FA">
      <w:start w:val="1"/>
      <w:numFmt w:val="bullet"/>
      <w:lvlText w:val=""/>
      <w:lvlJc w:val="left"/>
      <w:pPr>
        <w:ind w:left="4320" w:hanging="360"/>
      </w:pPr>
      <w:rPr>
        <w:rFonts w:hint="default" w:ascii="Wingdings" w:hAnsi="Wingdings"/>
      </w:rPr>
    </w:lvl>
    <w:lvl w:ilvl="6" w:tplc="AA2A7DBA">
      <w:start w:val="1"/>
      <w:numFmt w:val="bullet"/>
      <w:lvlText w:val=""/>
      <w:lvlJc w:val="left"/>
      <w:pPr>
        <w:ind w:left="5040" w:hanging="360"/>
      </w:pPr>
      <w:rPr>
        <w:rFonts w:hint="default" w:ascii="Symbol" w:hAnsi="Symbol"/>
      </w:rPr>
    </w:lvl>
    <w:lvl w:ilvl="7" w:tplc="ABEC20D6">
      <w:start w:val="1"/>
      <w:numFmt w:val="bullet"/>
      <w:lvlText w:val="o"/>
      <w:lvlJc w:val="left"/>
      <w:pPr>
        <w:ind w:left="5760" w:hanging="360"/>
      </w:pPr>
      <w:rPr>
        <w:rFonts w:hint="default" w:ascii="Courier New" w:hAnsi="Courier New"/>
      </w:rPr>
    </w:lvl>
    <w:lvl w:ilvl="8" w:tplc="11ECCC82">
      <w:start w:val="1"/>
      <w:numFmt w:val="bullet"/>
      <w:lvlText w:val=""/>
      <w:lvlJc w:val="left"/>
      <w:pPr>
        <w:ind w:left="6480" w:hanging="360"/>
      </w:pPr>
      <w:rPr>
        <w:rFonts w:hint="default" w:ascii="Wingdings" w:hAnsi="Wingdings"/>
      </w:rPr>
    </w:lvl>
  </w:abstractNum>
  <w:abstractNum w:abstractNumId="54" w15:restartNumberingAfterBreak="0">
    <w:nsid w:val="63031418"/>
    <w:multiLevelType w:val="hybridMultilevel"/>
    <w:tmpl w:val="B6EE6434"/>
    <w:lvl w:ilvl="0" w:tplc="B4E09F12">
      <w:start w:val="1"/>
      <w:numFmt w:val="bullet"/>
      <w:lvlText w:val=""/>
      <w:lvlJc w:val="left"/>
      <w:pPr>
        <w:ind w:left="720" w:hanging="360"/>
      </w:pPr>
      <w:rPr>
        <w:rFonts w:hint="default" w:ascii="Symbol" w:hAnsi="Symbol"/>
      </w:rPr>
    </w:lvl>
    <w:lvl w:ilvl="1" w:tplc="E4F07424">
      <w:start w:val="1"/>
      <w:numFmt w:val="bullet"/>
      <w:lvlText w:val=""/>
      <w:lvlJc w:val="left"/>
      <w:pPr>
        <w:ind w:left="1440" w:hanging="360"/>
      </w:pPr>
      <w:rPr>
        <w:rFonts w:hint="default" w:ascii="Symbol" w:hAnsi="Symbol"/>
      </w:rPr>
    </w:lvl>
    <w:lvl w:ilvl="2" w:tplc="1B96A05E">
      <w:start w:val="1"/>
      <w:numFmt w:val="bullet"/>
      <w:lvlText w:val=""/>
      <w:lvlJc w:val="left"/>
      <w:pPr>
        <w:ind w:left="2160" w:hanging="360"/>
      </w:pPr>
      <w:rPr>
        <w:rFonts w:hint="default" w:ascii="Wingdings" w:hAnsi="Wingdings"/>
      </w:rPr>
    </w:lvl>
    <w:lvl w:ilvl="3" w:tplc="BD061B3C">
      <w:start w:val="1"/>
      <w:numFmt w:val="bullet"/>
      <w:lvlText w:val=""/>
      <w:lvlJc w:val="left"/>
      <w:pPr>
        <w:ind w:left="2880" w:hanging="360"/>
      </w:pPr>
      <w:rPr>
        <w:rFonts w:hint="default" w:ascii="Symbol" w:hAnsi="Symbol"/>
      </w:rPr>
    </w:lvl>
    <w:lvl w:ilvl="4" w:tplc="31FAB5A0">
      <w:start w:val="1"/>
      <w:numFmt w:val="bullet"/>
      <w:lvlText w:val="o"/>
      <w:lvlJc w:val="left"/>
      <w:pPr>
        <w:ind w:left="3600" w:hanging="360"/>
      </w:pPr>
      <w:rPr>
        <w:rFonts w:hint="default" w:ascii="Courier New" w:hAnsi="Courier New"/>
      </w:rPr>
    </w:lvl>
    <w:lvl w:ilvl="5" w:tplc="4B22D330">
      <w:start w:val="1"/>
      <w:numFmt w:val="bullet"/>
      <w:lvlText w:val=""/>
      <w:lvlJc w:val="left"/>
      <w:pPr>
        <w:ind w:left="4320" w:hanging="360"/>
      </w:pPr>
      <w:rPr>
        <w:rFonts w:hint="default" w:ascii="Wingdings" w:hAnsi="Wingdings"/>
      </w:rPr>
    </w:lvl>
    <w:lvl w:ilvl="6" w:tplc="97DA28D4">
      <w:start w:val="1"/>
      <w:numFmt w:val="bullet"/>
      <w:lvlText w:val=""/>
      <w:lvlJc w:val="left"/>
      <w:pPr>
        <w:ind w:left="5040" w:hanging="360"/>
      </w:pPr>
      <w:rPr>
        <w:rFonts w:hint="default" w:ascii="Symbol" w:hAnsi="Symbol"/>
      </w:rPr>
    </w:lvl>
    <w:lvl w:ilvl="7" w:tplc="9C40E466">
      <w:start w:val="1"/>
      <w:numFmt w:val="bullet"/>
      <w:lvlText w:val="o"/>
      <w:lvlJc w:val="left"/>
      <w:pPr>
        <w:ind w:left="5760" w:hanging="360"/>
      </w:pPr>
      <w:rPr>
        <w:rFonts w:hint="default" w:ascii="Courier New" w:hAnsi="Courier New"/>
      </w:rPr>
    </w:lvl>
    <w:lvl w:ilvl="8" w:tplc="D3DC5BA2">
      <w:start w:val="1"/>
      <w:numFmt w:val="bullet"/>
      <w:lvlText w:val=""/>
      <w:lvlJc w:val="left"/>
      <w:pPr>
        <w:ind w:left="6480" w:hanging="360"/>
      </w:pPr>
      <w:rPr>
        <w:rFonts w:hint="default" w:ascii="Wingdings" w:hAnsi="Wingdings"/>
      </w:rPr>
    </w:lvl>
  </w:abstractNum>
  <w:abstractNum w:abstractNumId="55" w15:restartNumberingAfterBreak="0">
    <w:nsid w:val="647D9B4A"/>
    <w:multiLevelType w:val="hybridMultilevel"/>
    <w:tmpl w:val="5EC653A2"/>
    <w:lvl w:ilvl="0" w:tplc="F52C350C">
      <w:start w:val="1"/>
      <w:numFmt w:val="decimal"/>
      <w:lvlText w:val="%1."/>
      <w:lvlJc w:val="left"/>
      <w:pPr>
        <w:ind w:left="720" w:hanging="360"/>
      </w:pPr>
    </w:lvl>
    <w:lvl w:ilvl="1" w:tplc="6994B25A">
      <w:start w:val="1"/>
      <w:numFmt w:val="lowerLetter"/>
      <w:lvlText w:val="%2."/>
      <w:lvlJc w:val="left"/>
      <w:pPr>
        <w:ind w:left="1440" w:hanging="360"/>
      </w:pPr>
    </w:lvl>
    <w:lvl w:ilvl="2" w:tplc="9A0C46EA">
      <w:start w:val="1"/>
      <w:numFmt w:val="lowerRoman"/>
      <w:lvlText w:val="%3."/>
      <w:lvlJc w:val="right"/>
      <w:pPr>
        <w:ind w:left="2160" w:hanging="180"/>
      </w:pPr>
    </w:lvl>
    <w:lvl w:ilvl="3" w:tplc="FE581A38">
      <w:start w:val="1"/>
      <w:numFmt w:val="decimal"/>
      <w:lvlText w:val="%4."/>
      <w:lvlJc w:val="left"/>
      <w:pPr>
        <w:ind w:left="2880" w:hanging="360"/>
      </w:pPr>
    </w:lvl>
    <w:lvl w:ilvl="4" w:tplc="2B82753C">
      <w:start w:val="1"/>
      <w:numFmt w:val="lowerLetter"/>
      <w:lvlText w:val="%5."/>
      <w:lvlJc w:val="left"/>
      <w:pPr>
        <w:ind w:left="3600" w:hanging="360"/>
      </w:pPr>
    </w:lvl>
    <w:lvl w:ilvl="5" w:tplc="EC86975A">
      <w:start w:val="1"/>
      <w:numFmt w:val="lowerRoman"/>
      <w:lvlText w:val="%6."/>
      <w:lvlJc w:val="right"/>
      <w:pPr>
        <w:ind w:left="4320" w:hanging="180"/>
      </w:pPr>
    </w:lvl>
    <w:lvl w:ilvl="6" w:tplc="02B64E58">
      <w:start w:val="1"/>
      <w:numFmt w:val="decimal"/>
      <w:lvlText w:val="%7."/>
      <w:lvlJc w:val="left"/>
      <w:pPr>
        <w:ind w:left="5040" w:hanging="360"/>
      </w:pPr>
    </w:lvl>
    <w:lvl w:ilvl="7" w:tplc="E646AE12">
      <w:start w:val="1"/>
      <w:numFmt w:val="lowerLetter"/>
      <w:lvlText w:val="%8."/>
      <w:lvlJc w:val="left"/>
      <w:pPr>
        <w:ind w:left="5760" w:hanging="360"/>
      </w:pPr>
    </w:lvl>
    <w:lvl w:ilvl="8" w:tplc="760C336A">
      <w:start w:val="1"/>
      <w:numFmt w:val="lowerRoman"/>
      <w:lvlText w:val="%9."/>
      <w:lvlJc w:val="right"/>
      <w:pPr>
        <w:ind w:left="6480" w:hanging="180"/>
      </w:pPr>
    </w:lvl>
  </w:abstractNum>
  <w:abstractNum w:abstractNumId="56" w15:restartNumberingAfterBreak="0">
    <w:nsid w:val="654D1379"/>
    <w:multiLevelType w:val="multilevel"/>
    <w:tmpl w:val="5A36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A43404"/>
    <w:multiLevelType w:val="hybridMultilevel"/>
    <w:tmpl w:val="C41011A8"/>
    <w:lvl w:ilvl="0" w:tplc="B942B3BC">
      <w:start w:val="1"/>
      <w:numFmt w:val="bullet"/>
      <w:lvlText w:val=""/>
      <w:lvlJc w:val="left"/>
      <w:pPr>
        <w:ind w:left="720" w:hanging="360"/>
      </w:pPr>
      <w:rPr>
        <w:rFonts w:hint="default" w:ascii="Symbol" w:hAnsi="Symbol"/>
      </w:rPr>
    </w:lvl>
    <w:lvl w:ilvl="1" w:tplc="9FCCEE34">
      <w:start w:val="1"/>
      <w:numFmt w:val="bullet"/>
      <w:lvlText w:val=""/>
      <w:lvlJc w:val="left"/>
      <w:pPr>
        <w:ind w:left="1440" w:hanging="360"/>
      </w:pPr>
      <w:rPr>
        <w:rFonts w:hint="default" w:ascii="Symbol" w:hAnsi="Symbol"/>
      </w:rPr>
    </w:lvl>
    <w:lvl w:ilvl="2" w:tplc="C60C4698">
      <w:start w:val="1"/>
      <w:numFmt w:val="bullet"/>
      <w:lvlText w:val=""/>
      <w:lvlJc w:val="left"/>
      <w:pPr>
        <w:ind w:left="2160" w:hanging="360"/>
      </w:pPr>
      <w:rPr>
        <w:rFonts w:hint="default" w:ascii="Wingdings" w:hAnsi="Wingdings"/>
      </w:rPr>
    </w:lvl>
    <w:lvl w:ilvl="3" w:tplc="AAE80F8C">
      <w:start w:val="1"/>
      <w:numFmt w:val="bullet"/>
      <w:lvlText w:val=""/>
      <w:lvlJc w:val="left"/>
      <w:pPr>
        <w:ind w:left="2880" w:hanging="360"/>
      </w:pPr>
      <w:rPr>
        <w:rFonts w:hint="default" w:ascii="Symbol" w:hAnsi="Symbol"/>
      </w:rPr>
    </w:lvl>
    <w:lvl w:ilvl="4" w:tplc="C9A2E550">
      <w:start w:val="1"/>
      <w:numFmt w:val="bullet"/>
      <w:lvlText w:val="o"/>
      <w:lvlJc w:val="left"/>
      <w:pPr>
        <w:ind w:left="3600" w:hanging="360"/>
      </w:pPr>
      <w:rPr>
        <w:rFonts w:hint="default" w:ascii="Courier New" w:hAnsi="Courier New"/>
      </w:rPr>
    </w:lvl>
    <w:lvl w:ilvl="5" w:tplc="B120A8B8">
      <w:start w:val="1"/>
      <w:numFmt w:val="bullet"/>
      <w:lvlText w:val=""/>
      <w:lvlJc w:val="left"/>
      <w:pPr>
        <w:ind w:left="4320" w:hanging="360"/>
      </w:pPr>
      <w:rPr>
        <w:rFonts w:hint="default" w:ascii="Wingdings" w:hAnsi="Wingdings"/>
      </w:rPr>
    </w:lvl>
    <w:lvl w:ilvl="6" w:tplc="189C62C4">
      <w:start w:val="1"/>
      <w:numFmt w:val="bullet"/>
      <w:lvlText w:val=""/>
      <w:lvlJc w:val="left"/>
      <w:pPr>
        <w:ind w:left="5040" w:hanging="360"/>
      </w:pPr>
      <w:rPr>
        <w:rFonts w:hint="default" w:ascii="Symbol" w:hAnsi="Symbol"/>
      </w:rPr>
    </w:lvl>
    <w:lvl w:ilvl="7" w:tplc="8DE40654">
      <w:start w:val="1"/>
      <w:numFmt w:val="bullet"/>
      <w:lvlText w:val="o"/>
      <w:lvlJc w:val="left"/>
      <w:pPr>
        <w:ind w:left="5760" w:hanging="360"/>
      </w:pPr>
      <w:rPr>
        <w:rFonts w:hint="default" w:ascii="Courier New" w:hAnsi="Courier New"/>
      </w:rPr>
    </w:lvl>
    <w:lvl w:ilvl="8" w:tplc="418267E2">
      <w:start w:val="1"/>
      <w:numFmt w:val="bullet"/>
      <w:lvlText w:val=""/>
      <w:lvlJc w:val="left"/>
      <w:pPr>
        <w:ind w:left="6480" w:hanging="360"/>
      </w:pPr>
      <w:rPr>
        <w:rFonts w:hint="default" w:ascii="Wingdings" w:hAnsi="Wingdings"/>
      </w:rPr>
    </w:lvl>
  </w:abstractNum>
  <w:abstractNum w:abstractNumId="58" w15:restartNumberingAfterBreak="0">
    <w:nsid w:val="65B66211"/>
    <w:multiLevelType w:val="hybridMultilevel"/>
    <w:tmpl w:val="25CEC100"/>
    <w:lvl w:ilvl="0" w:tplc="CA7E023C">
      <w:start w:val="1"/>
      <w:numFmt w:val="decimal"/>
      <w:lvlText w:val="%1."/>
      <w:lvlJc w:val="left"/>
      <w:pPr>
        <w:ind w:left="720" w:hanging="360"/>
      </w:pPr>
    </w:lvl>
    <w:lvl w:ilvl="1" w:tplc="0B6EDB58">
      <w:start w:val="1"/>
      <w:numFmt w:val="lowerLetter"/>
      <w:lvlText w:val="%2."/>
      <w:lvlJc w:val="left"/>
      <w:pPr>
        <w:ind w:left="1440" w:hanging="360"/>
      </w:pPr>
    </w:lvl>
    <w:lvl w:ilvl="2" w:tplc="739A3F0E">
      <w:start w:val="1"/>
      <w:numFmt w:val="lowerRoman"/>
      <w:lvlText w:val="%3."/>
      <w:lvlJc w:val="right"/>
      <w:pPr>
        <w:ind w:left="2160" w:hanging="180"/>
      </w:pPr>
    </w:lvl>
    <w:lvl w:ilvl="3" w:tplc="57D88634">
      <w:start w:val="1"/>
      <w:numFmt w:val="decimal"/>
      <w:lvlText w:val="%4."/>
      <w:lvlJc w:val="left"/>
      <w:pPr>
        <w:ind w:left="2880" w:hanging="360"/>
      </w:pPr>
    </w:lvl>
    <w:lvl w:ilvl="4" w:tplc="E7E013FE">
      <w:start w:val="1"/>
      <w:numFmt w:val="lowerLetter"/>
      <w:lvlText w:val="%5."/>
      <w:lvlJc w:val="left"/>
      <w:pPr>
        <w:ind w:left="3600" w:hanging="360"/>
      </w:pPr>
    </w:lvl>
    <w:lvl w:ilvl="5" w:tplc="59465566">
      <w:start w:val="1"/>
      <w:numFmt w:val="lowerRoman"/>
      <w:lvlText w:val="%6."/>
      <w:lvlJc w:val="right"/>
      <w:pPr>
        <w:ind w:left="4320" w:hanging="180"/>
      </w:pPr>
    </w:lvl>
    <w:lvl w:ilvl="6" w:tplc="C14408EE">
      <w:start w:val="1"/>
      <w:numFmt w:val="decimal"/>
      <w:lvlText w:val="%7."/>
      <w:lvlJc w:val="left"/>
      <w:pPr>
        <w:ind w:left="5040" w:hanging="360"/>
      </w:pPr>
    </w:lvl>
    <w:lvl w:ilvl="7" w:tplc="14FEDB8E">
      <w:start w:val="1"/>
      <w:numFmt w:val="lowerLetter"/>
      <w:lvlText w:val="%8."/>
      <w:lvlJc w:val="left"/>
      <w:pPr>
        <w:ind w:left="5760" w:hanging="360"/>
      </w:pPr>
    </w:lvl>
    <w:lvl w:ilvl="8" w:tplc="894EEDF4">
      <w:start w:val="1"/>
      <w:numFmt w:val="lowerRoman"/>
      <w:lvlText w:val="%9."/>
      <w:lvlJc w:val="right"/>
      <w:pPr>
        <w:ind w:left="6480" w:hanging="180"/>
      </w:pPr>
    </w:lvl>
  </w:abstractNum>
  <w:abstractNum w:abstractNumId="59" w15:restartNumberingAfterBreak="0">
    <w:nsid w:val="68155B6E"/>
    <w:multiLevelType w:val="hybridMultilevel"/>
    <w:tmpl w:val="74542CC0"/>
    <w:lvl w:ilvl="0" w:tplc="1AACA5B4">
      <w:start w:val="1"/>
      <w:numFmt w:val="decimal"/>
      <w:lvlText w:val="%1."/>
      <w:lvlJc w:val="left"/>
      <w:pPr>
        <w:ind w:left="720" w:hanging="360"/>
      </w:pPr>
    </w:lvl>
    <w:lvl w:ilvl="1" w:tplc="9C227216">
      <w:start w:val="1"/>
      <w:numFmt w:val="lowerLetter"/>
      <w:lvlText w:val="%2."/>
      <w:lvlJc w:val="left"/>
      <w:pPr>
        <w:ind w:left="1440" w:hanging="360"/>
      </w:pPr>
    </w:lvl>
    <w:lvl w:ilvl="2" w:tplc="3E280578">
      <w:start w:val="1"/>
      <w:numFmt w:val="lowerRoman"/>
      <w:lvlText w:val="%3."/>
      <w:lvlJc w:val="right"/>
      <w:pPr>
        <w:ind w:left="2160" w:hanging="180"/>
      </w:pPr>
    </w:lvl>
    <w:lvl w:ilvl="3" w:tplc="2EC6B990">
      <w:start w:val="1"/>
      <w:numFmt w:val="decimal"/>
      <w:lvlText w:val="%4."/>
      <w:lvlJc w:val="left"/>
      <w:pPr>
        <w:ind w:left="2880" w:hanging="360"/>
      </w:pPr>
    </w:lvl>
    <w:lvl w:ilvl="4" w:tplc="4F6C562A">
      <w:start w:val="1"/>
      <w:numFmt w:val="lowerLetter"/>
      <w:lvlText w:val="%5."/>
      <w:lvlJc w:val="left"/>
      <w:pPr>
        <w:ind w:left="3600" w:hanging="360"/>
      </w:pPr>
    </w:lvl>
    <w:lvl w:ilvl="5" w:tplc="06A07014">
      <w:start w:val="1"/>
      <w:numFmt w:val="lowerRoman"/>
      <w:lvlText w:val="%6."/>
      <w:lvlJc w:val="right"/>
      <w:pPr>
        <w:ind w:left="4320" w:hanging="180"/>
      </w:pPr>
    </w:lvl>
    <w:lvl w:ilvl="6" w:tplc="3674541E">
      <w:start w:val="1"/>
      <w:numFmt w:val="decimal"/>
      <w:lvlText w:val="%7."/>
      <w:lvlJc w:val="left"/>
      <w:pPr>
        <w:ind w:left="5040" w:hanging="360"/>
      </w:pPr>
    </w:lvl>
    <w:lvl w:ilvl="7" w:tplc="89900024">
      <w:start w:val="1"/>
      <w:numFmt w:val="lowerLetter"/>
      <w:lvlText w:val="%8."/>
      <w:lvlJc w:val="left"/>
      <w:pPr>
        <w:ind w:left="5760" w:hanging="360"/>
      </w:pPr>
    </w:lvl>
    <w:lvl w:ilvl="8" w:tplc="CA3A8602">
      <w:start w:val="1"/>
      <w:numFmt w:val="lowerRoman"/>
      <w:lvlText w:val="%9."/>
      <w:lvlJc w:val="right"/>
      <w:pPr>
        <w:ind w:left="6480" w:hanging="180"/>
      </w:pPr>
    </w:lvl>
  </w:abstractNum>
  <w:abstractNum w:abstractNumId="60" w15:restartNumberingAfterBreak="0">
    <w:nsid w:val="6846043C"/>
    <w:multiLevelType w:val="hybridMultilevel"/>
    <w:tmpl w:val="DE842008"/>
    <w:lvl w:ilvl="0" w:tplc="F4C83C20">
      <w:start w:val="1"/>
      <w:numFmt w:val="bullet"/>
      <w:lvlText w:val="-"/>
      <w:lvlJc w:val="left"/>
      <w:pPr>
        <w:ind w:left="1004" w:hanging="720"/>
      </w:pPr>
      <w:rPr>
        <w:rFonts w:hint="default" w:ascii="Times New Roman" w:hAnsi="Times New Roman" w:eastAsia="Times New Roman" w:cs="Times New Roman"/>
        <w:b/>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8A0EFE2"/>
    <w:multiLevelType w:val="hybridMultilevel"/>
    <w:tmpl w:val="C40203E0"/>
    <w:lvl w:ilvl="0" w:tplc="E58A8D26">
      <w:start w:val="1"/>
      <w:numFmt w:val="bullet"/>
      <w:lvlText w:val=""/>
      <w:lvlJc w:val="left"/>
      <w:pPr>
        <w:ind w:left="720" w:hanging="360"/>
      </w:pPr>
      <w:rPr>
        <w:rFonts w:hint="default" w:ascii="Symbol" w:hAnsi="Symbol"/>
      </w:rPr>
    </w:lvl>
    <w:lvl w:ilvl="1" w:tplc="50205BA6">
      <w:start w:val="1"/>
      <w:numFmt w:val="bullet"/>
      <w:lvlText w:val=""/>
      <w:lvlJc w:val="left"/>
      <w:pPr>
        <w:ind w:left="1440" w:hanging="360"/>
      </w:pPr>
      <w:rPr>
        <w:rFonts w:hint="default" w:ascii="Symbol" w:hAnsi="Symbol"/>
      </w:rPr>
    </w:lvl>
    <w:lvl w:ilvl="2" w:tplc="87ECE42E">
      <w:start w:val="1"/>
      <w:numFmt w:val="bullet"/>
      <w:lvlText w:val=""/>
      <w:lvlJc w:val="left"/>
      <w:pPr>
        <w:ind w:left="2160" w:hanging="360"/>
      </w:pPr>
      <w:rPr>
        <w:rFonts w:hint="default" w:ascii="Wingdings" w:hAnsi="Wingdings"/>
      </w:rPr>
    </w:lvl>
    <w:lvl w:ilvl="3" w:tplc="4EDA8EFA">
      <w:start w:val="1"/>
      <w:numFmt w:val="bullet"/>
      <w:lvlText w:val=""/>
      <w:lvlJc w:val="left"/>
      <w:pPr>
        <w:ind w:left="2880" w:hanging="360"/>
      </w:pPr>
      <w:rPr>
        <w:rFonts w:hint="default" w:ascii="Symbol" w:hAnsi="Symbol"/>
      </w:rPr>
    </w:lvl>
    <w:lvl w:ilvl="4" w:tplc="7AF2061A">
      <w:start w:val="1"/>
      <w:numFmt w:val="bullet"/>
      <w:lvlText w:val="o"/>
      <w:lvlJc w:val="left"/>
      <w:pPr>
        <w:ind w:left="3600" w:hanging="360"/>
      </w:pPr>
      <w:rPr>
        <w:rFonts w:hint="default" w:ascii="Courier New" w:hAnsi="Courier New"/>
      </w:rPr>
    </w:lvl>
    <w:lvl w:ilvl="5" w:tplc="4ED23B8C">
      <w:start w:val="1"/>
      <w:numFmt w:val="bullet"/>
      <w:lvlText w:val=""/>
      <w:lvlJc w:val="left"/>
      <w:pPr>
        <w:ind w:left="4320" w:hanging="360"/>
      </w:pPr>
      <w:rPr>
        <w:rFonts w:hint="default" w:ascii="Wingdings" w:hAnsi="Wingdings"/>
      </w:rPr>
    </w:lvl>
    <w:lvl w:ilvl="6" w:tplc="E8DA8BF4">
      <w:start w:val="1"/>
      <w:numFmt w:val="bullet"/>
      <w:lvlText w:val=""/>
      <w:lvlJc w:val="left"/>
      <w:pPr>
        <w:ind w:left="5040" w:hanging="360"/>
      </w:pPr>
      <w:rPr>
        <w:rFonts w:hint="default" w:ascii="Symbol" w:hAnsi="Symbol"/>
      </w:rPr>
    </w:lvl>
    <w:lvl w:ilvl="7" w:tplc="8780B3E6">
      <w:start w:val="1"/>
      <w:numFmt w:val="bullet"/>
      <w:lvlText w:val="o"/>
      <w:lvlJc w:val="left"/>
      <w:pPr>
        <w:ind w:left="5760" w:hanging="360"/>
      </w:pPr>
      <w:rPr>
        <w:rFonts w:hint="default" w:ascii="Courier New" w:hAnsi="Courier New"/>
      </w:rPr>
    </w:lvl>
    <w:lvl w:ilvl="8" w:tplc="F7B0CA28">
      <w:start w:val="1"/>
      <w:numFmt w:val="bullet"/>
      <w:lvlText w:val=""/>
      <w:lvlJc w:val="left"/>
      <w:pPr>
        <w:ind w:left="6480" w:hanging="360"/>
      </w:pPr>
      <w:rPr>
        <w:rFonts w:hint="default" w:ascii="Wingdings" w:hAnsi="Wingdings"/>
      </w:rPr>
    </w:lvl>
  </w:abstractNum>
  <w:abstractNum w:abstractNumId="62" w15:restartNumberingAfterBreak="0">
    <w:nsid w:val="73A91EDF"/>
    <w:multiLevelType w:val="hybridMultilevel"/>
    <w:tmpl w:val="03DEADEA"/>
    <w:lvl w:ilvl="0" w:tplc="81B0B2AE">
      <w:start w:val="1"/>
      <w:numFmt w:val="decimal"/>
      <w:lvlText w:val="%1."/>
      <w:lvlJc w:val="left"/>
      <w:pPr>
        <w:ind w:left="720" w:hanging="360"/>
      </w:pPr>
    </w:lvl>
    <w:lvl w:ilvl="1" w:tplc="5A1201B2">
      <w:start w:val="1"/>
      <w:numFmt w:val="lowerLetter"/>
      <w:lvlText w:val="%2."/>
      <w:lvlJc w:val="left"/>
      <w:pPr>
        <w:ind w:left="1440" w:hanging="360"/>
      </w:pPr>
    </w:lvl>
    <w:lvl w:ilvl="2" w:tplc="850CAF86">
      <w:start w:val="1"/>
      <w:numFmt w:val="lowerRoman"/>
      <w:lvlText w:val="%3."/>
      <w:lvlJc w:val="right"/>
      <w:pPr>
        <w:ind w:left="2160" w:hanging="180"/>
      </w:pPr>
    </w:lvl>
    <w:lvl w:ilvl="3" w:tplc="1A6ABD9C">
      <w:start w:val="1"/>
      <w:numFmt w:val="decimal"/>
      <w:lvlText w:val="%4."/>
      <w:lvlJc w:val="left"/>
      <w:pPr>
        <w:ind w:left="2880" w:hanging="360"/>
      </w:pPr>
    </w:lvl>
    <w:lvl w:ilvl="4" w:tplc="8DB4C392">
      <w:start w:val="1"/>
      <w:numFmt w:val="lowerLetter"/>
      <w:lvlText w:val="%5."/>
      <w:lvlJc w:val="left"/>
      <w:pPr>
        <w:ind w:left="3600" w:hanging="360"/>
      </w:pPr>
    </w:lvl>
    <w:lvl w:ilvl="5" w:tplc="62083AD0">
      <w:start w:val="1"/>
      <w:numFmt w:val="lowerRoman"/>
      <w:lvlText w:val="%6."/>
      <w:lvlJc w:val="right"/>
      <w:pPr>
        <w:ind w:left="4320" w:hanging="180"/>
      </w:pPr>
    </w:lvl>
    <w:lvl w:ilvl="6" w:tplc="95A445E4">
      <w:start w:val="1"/>
      <w:numFmt w:val="decimal"/>
      <w:lvlText w:val="%7."/>
      <w:lvlJc w:val="left"/>
      <w:pPr>
        <w:ind w:left="5040" w:hanging="360"/>
      </w:pPr>
    </w:lvl>
    <w:lvl w:ilvl="7" w:tplc="95042680">
      <w:start w:val="1"/>
      <w:numFmt w:val="lowerLetter"/>
      <w:lvlText w:val="%8."/>
      <w:lvlJc w:val="left"/>
      <w:pPr>
        <w:ind w:left="5760" w:hanging="360"/>
      </w:pPr>
    </w:lvl>
    <w:lvl w:ilvl="8" w:tplc="7BD03E2C">
      <w:start w:val="1"/>
      <w:numFmt w:val="lowerRoman"/>
      <w:lvlText w:val="%9."/>
      <w:lvlJc w:val="right"/>
      <w:pPr>
        <w:ind w:left="6480" w:hanging="180"/>
      </w:pPr>
    </w:lvl>
  </w:abstractNum>
  <w:abstractNum w:abstractNumId="63" w15:restartNumberingAfterBreak="0">
    <w:nsid w:val="7498D0B9"/>
    <w:multiLevelType w:val="hybridMultilevel"/>
    <w:tmpl w:val="A37E9B78"/>
    <w:lvl w:ilvl="0" w:tplc="CDDE513E">
      <w:start w:val="1"/>
      <w:numFmt w:val="decimal"/>
      <w:lvlText w:val="%1."/>
      <w:lvlJc w:val="left"/>
      <w:pPr>
        <w:ind w:left="720" w:hanging="360"/>
      </w:pPr>
    </w:lvl>
    <w:lvl w:ilvl="1" w:tplc="2762635E">
      <w:start w:val="1"/>
      <w:numFmt w:val="lowerLetter"/>
      <w:lvlText w:val="%2."/>
      <w:lvlJc w:val="left"/>
      <w:pPr>
        <w:ind w:left="1440" w:hanging="360"/>
      </w:pPr>
    </w:lvl>
    <w:lvl w:ilvl="2" w:tplc="8410D4D4">
      <w:start w:val="1"/>
      <w:numFmt w:val="lowerRoman"/>
      <w:lvlText w:val="%3."/>
      <w:lvlJc w:val="right"/>
      <w:pPr>
        <w:ind w:left="2160" w:hanging="180"/>
      </w:pPr>
    </w:lvl>
    <w:lvl w:ilvl="3" w:tplc="652EF6F0">
      <w:start w:val="1"/>
      <w:numFmt w:val="decimal"/>
      <w:lvlText w:val="%4."/>
      <w:lvlJc w:val="left"/>
      <w:pPr>
        <w:ind w:left="2880" w:hanging="360"/>
      </w:pPr>
    </w:lvl>
    <w:lvl w:ilvl="4" w:tplc="E0D01D52">
      <w:start w:val="1"/>
      <w:numFmt w:val="lowerLetter"/>
      <w:lvlText w:val="%5."/>
      <w:lvlJc w:val="left"/>
      <w:pPr>
        <w:ind w:left="3600" w:hanging="360"/>
      </w:pPr>
    </w:lvl>
    <w:lvl w:ilvl="5" w:tplc="3F0AC078">
      <w:start w:val="1"/>
      <w:numFmt w:val="lowerRoman"/>
      <w:lvlText w:val="%6."/>
      <w:lvlJc w:val="right"/>
      <w:pPr>
        <w:ind w:left="4320" w:hanging="180"/>
      </w:pPr>
    </w:lvl>
    <w:lvl w:ilvl="6" w:tplc="328EC3CE">
      <w:start w:val="1"/>
      <w:numFmt w:val="decimal"/>
      <w:lvlText w:val="%7."/>
      <w:lvlJc w:val="left"/>
      <w:pPr>
        <w:ind w:left="5040" w:hanging="360"/>
      </w:pPr>
    </w:lvl>
    <w:lvl w:ilvl="7" w:tplc="6054D3EC">
      <w:start w:val="1"/>
      <w:numFmt w:val="lowerLetter"/>
      <w:lvlText w:val="%8."/>
      <w:lvlJc w:val="left"/>
      <w:pPr>
        <w:ind w:left="5760" w:hanging="360"/>
      </w:pPr>
    </w:lvl>
    <w:lvl w:ilvl="8" w:tplc="A26ED304">
      <w:start w:val="1"/>
      <w:numFmt w:val="lowerRoman"/>
      <w:lvlText w:val="%9."/>
      <w:lvlJc w:val="right"/>
      <w:pPr>
        <w:ind w:left="6480" w:hanging="180"/>
      </w:pPr>
    </w:lvl>
  </w:abstractNum>
  <w:abstractNum w:abstractNumId="64" w15:restartNumberingAfterBreak="0">
    <w:nsid w:val="756BEBBE"/>
    <w:multiLevelType w:val="hybridMultilevel"/>
    <w:tmpl w:val="C4E29162"/>
    <w:lvl w:ilvl="0" w:tplc="E18C3628">
      <w:start w:val="1"/>
      <w:numFmt w:val="bullet"/>
      <w:lvlText w:val=""/>
      <w:lvlJc w:val="left"/>
      <w:pPr>
        <w:ind w:left="720" w:hanging="360"/>
      </w:pPr>
      <w:rPr>
        <w:rFonts w:hint="default" w:ascii="Symbol" w:hAnsi="Symbol"/>
      </w:rPr>
    </w:lvl>
    <w:lvl w:ilvl="1" w:tplc="EEF0074C">
      <w:start w:val="1"/>
      <w:numFmt w:val="bullet"/>
      <w:lvlText w:val=""/>
      <w:lvlJc w:val="left"/>
      <w:pPr>
        <w:ind w:left="1440" w:hanging="360"/>
      </w:pPr>
      <w:rPr>
        <w:rFonts w:hint="default" w:ascii="Symbol" w:hAnsi="Symbol"/>
      </w:rPr>
    </w:lvl>
    <w:lvl w:ilvl="2" w:tplc="648A8B8A">
      <w:start w:val="1"/>
      <w:numFmt w:val="bullet"/>
      <w:lvlText w:val=""/>
      <w:lvlJc w:val="left"/>
      <w:pPr>
        <w:ind w:left="2160" w:hanging="360"/>
      </w:pPr>
      <w:rPr>
        <w:rFonts w:hint="default" w:ascii="Wingdings" w:hAnsi="Wingdings"/>
      </w:rPr>
    </w:lvl>
    <w:lvl w:ilvl="3" w:tplc="A4FCD81C">
      <w:start w:val="1"/>
      <w:numFmt w:val="bullet"/>
      <w:lvlText w:val=""/>
      <w:lvlJc w:val="left"/>
      <w:pPr>
        <w:ind w:left="2880" w:hanging="360"/>
      </w:pPr>
      <w:rPr>
        <w:rFonts w:hint="default" w:ascii="Symbol" w:hAnsi="Symbol"/>
      </w:rPr>
    </w:lvl>
    <w:lvl w:ilvl="4" w:tplc="3D30D85C">
      <w:start w:val="1"/>
      <w:numFmt w:val="bullet"/>
      <w:lvlText w:val="o"/>
      <w:lvlJc w:val="left"/>
      <w:pPr>
        <w:ind w:left="3600" w:hanging="360"/>
      </w:pPr>
      <w:rPr>
        <w:rFonts w:hint="default" w:ascii="Courier New" w:hAnsi="Courier New"/>
      </w:rPr>
    </w:lvl>
    <w:lvl w:ilvl="5" w:tplc="FCA25902">
      <w:start w:val="1"/>
      <w:numFmt w:val="bullet"/>
      <w:lvlText w:val=""/>
      <w:lvlJc w:val="left"/>
      <w:pPr>
        <w:ind w:left="4320" w:hanging="360"/>
      </w:pPr>
      <w:rPr>
        <w:rFonts w:hint="default" w:ascii="Wingdings" w:hAnsi="Wingdings"/>
      </w:rPr>
    </w:lvl>
    <w:lvl w:ilvl="6" w:tplc="F8C2DB30">
      <w:start w:val="1"/>
      <w:numFmt w:val="bullet"/>
      <w:lvlText w:val=""/>
      <w:lvlJc w:val="left"/>
      <w:pPr>
        <w:ind w:left="5040" w:hanging="360"/>
      </w:pPr>
      <w:rPr>
        <w:rFonts w:hint="default" w:ascii="Symbol" w:hAnsi="Symbol"/>
      </w:rPr>
    </w:lvl>
    <w:lvl w:ilvl="7" w:tplc="59127748">
      <w:start w:val="1"/>
      <w:numFmt w:val="bullet"/>
      <w:lvlText w:val="o"/>
      <w:lvlJc w:val="left"/>
      <w:pPr>
        <w:ind w:left="5760" w:hanging="360"/>
      </w:pPr>
      <w:rPr>
        <w:rFonts w:hint="default" w:ascii="Courier New" w:hAnsi="Courier New"/>
      </w:rPr>
    </w:lvl>
    <w:lvl w:ilvl="8" w:tplc="8CD8B462">
      <w:start w:val="1"/>
      <w:numFmt w:val="bullet"/>
      <w:lvlText w:val=""/>
      <w:lvlJc w:val="left"/>
      <w:pPr>
        <w:ind w:left="6480" w:hanging="360"/>
      </w:pPr>
      <w:rPr>
        <w:rFonts w:hint="default" w:ascii="Wingdings" w:hAnsi="Wingdings"/>
      </w:rPr>
    </w:lvl>
  </w:abstractNum>
  <w:abstractNum w:abstractNumId="65" w15:restartNumberingAfterBreak="0">
    <w:nsid w:val="760A0E4D"/>
    <w:multiLevelType w:val="hybridMultilevel"/>
    <w:tmpl w:val="5C34ADB4"/>
    <w:lvl w:ilvl="0" w:tplc="72B4FD8C">
      <w:start w:val="1"/>
      <w:numFmt w:val="bullet"/>
      <w:lvlText w:val=""/>
      <w:lvlJc w:val="left"/>
      <w:pPr>
        <w:ind w:left="720" w:hanging="360"/>
      </w:pPr>
      <w:rPr>
        <w:rFonts w:hint="default" w:ascii="Symbol" w:hAnsi="Symbol"/>
      </w:rPr>
    </w:lvl>
    <w:lvl w:ilvl="1" w:tplc="9338662C">
      <w:start w:val="1"/>
      <w:numFmt w:val="bullet"/>
      <w:lvlText w:val=""/>
      <w:lvlJc w:val="left"/>
      <w:pPr>
        <w:ind w:left="1440" w:hanging="360"/>
      </w:pPr>
      <w:rPr>
        <w:rFonts w:hint="default" w:ascii="Symbol" w:hAnsi="Symbol"/>
      </w:rPr>
    </w:lvl>
    <w:lvl w:ilvl="2" w:tplc="2C88BD5A">
      <w:start w:val="1"/>
      <w:numFmt w:val="bullet"/>
      <w:lvlText w:val=""/>
      <w:lvlJc w:val="left"/>
      <w:pPr>
        <w:ind w:left="2160" w:hanging="360"/>
      </w:pPr>
      <w:rPr>
        <w:rFonts w:hint="default" w:ascii="Wingdings" w:hAnsi="Wingdings"/>
      </w:rPr>
    </w:lvl>
    <w:lvl w:ilvl="3" w:tplc="DFF41350">
      <w:start w:val="1"/>
      <w:numFmt w:val="bullet"/>
      <w:lvlText w:val=""/>
      <w:lvlJc w:val="left"/>
      <w:pPr>
        <w:ind w:left="2880" w:hanging="360"/>
      </w:pPr>
      <w:rPr>
        <w:rFonts w:hint="default" w:ascii="Symbol" w:hAnsi="Symbol"/>
      </w:rPr>
    </w:lvl>
    <w:lvl w:ilvl="4" w:tplc="388CC118">
      <w:start w:val="1"/>
      <w:numFmt w:val="bullet"/>
      <w:lvlText w:val="o"/>
      <w:lvlJc w:val="left"/>
      <w:pPr>
        <w:ind w:left="3600" w:hanging="360"/>
      </w:pPr>
      <w:rPr>
        <w:rFonts w:hint="default" w:ascii="Courier New" w:hAnsi="Courier New"/>
      </w:rPr>
    </w:lvl>
    <w:lvl w:ilvl="5" w:tplc="3508C222">
      <w:start w:val="1"/>
      <w:numFmt w:val="bullet"/>
      <w:lvlText w:val=""/>
      <w:lvlJc w:val="left"/>
      <w:pPr>
        <w:ind w:left="4320" w:hanging="360"/>
      </w:pPr>
      <w:rPr>
        <w:rFonts w:hint="default" w:ascii="Wingdings" w:hAnsi="Wingdings"/>
      </w:rPr>
    </w:lvl>
    <w:lvl w:ilvl="6" w:tplc="3CE8EC52">
      <w:start w:val="1"/>
      <w:numFmt w:val="bullet"/>
      <w:lvlText w:val=""/>
      <w:lvlJc w:val="left"/>
      <w:pPr>
        <w:ind w:left="5040" w:hanging="360"/>
      </w:pPr>
      <w:rPr>
        <w:rFonts w:hint="default" w:ascii="Symbol" w:hAnsi="Symbol"/>
      </w:rPr>
    </w:lvl>
    <w:lvl w:ilvl="7" w:tplc="B492F518">
      <w:start w:val="1"/>
      <w:numFmt w:val="bullet"/>
      <w:lvlText w:val="o"/>
      <w:lvlJc w:val="left"/>
      <w:pPr>
        <w:ind w:left="5760" w:hanging="360"/>
      </w:pPr>
      <w:rPr>
        <w:rFonts w:hint="default" w:ascii="Courier New" w:hAnsi="Courier New"/>
      </w:rPr>
    </w:lvl>
    <w:lvl w:ilvl="8" w:tplc="4FF01586">
      <w:start w:val="1"/>
      <w:numFmt w:val="bullet"/>
      <w:lvlText w:val=""/>
      <w:lvlJc w:val="left"/>
      <w:pPr>
        <w:ind w:left="6480" w:hanging="360"/>
      </w:pPr>
      <w:rPr>
        <w:rFonts w:hint="default" w:ascii="Wingdings" w:hAnsi="Wingdings"/>
      </w:rPr>
    </w:lvl>
  </w:abstractNum>
  <w:abstractNum w:abstractNumId="66" w15:restartNumberingAfterBreak="0">
    <w:nsid w:val="77DE5DA8"/>
    <w:multiLevelType w:val="multilevel"/>
    <w:tmpl w:val="7854A6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D79D0AA"/>
    <w:multiLevelType w:val="hybridMultilevel"/>
    <w:tmpl w:val="41361BE0"/>
    <w:lvl w:ilvl="0" w:tplc="9FEEEB7C">
      <w:start w:val="1"/>
      <w:numFmt w:val="bullet"/>
      <w:lvlText w:val=""/>
      <w:lvlJc w:val="left"/>
      <w:pPr>
        <w:ind w:left="720" w:hanging="360"/>
      </w:pPr>
      <w:rPr>
        <w:rFonts w:hint="default" w:ascii="Symbol" w:hAnsi="Symbol"/>
      </w:rPr>
    </w:lvl>
    <w:lvl w:ilvl="1" w:tplc="A9EA1D52">
      <w:start w:val="1"/>
      <w:numFmt w:val="bullet"/>
      <w:lvlText w:val="o"/>
      <w:lvlJc w:val="left"/>
      <w:pPr>
        <w:ind w:left="1440" w:hanging="360"/>
      </w:pPr>
      <w:rPr>
        <w:rFonts w:hint="default" w:ascii="Courier New" w:hAnsi="Courier New"/>
      </w:rPr>
    </w:lvl>
    <w:lvl w:ilvl="2" w:tplc="56A8C4D4">
      <w:start w:val="1"/>
      <w:numFmt w:val="bullet"/>
      <w:lvlText w:val=""/>
      <w:lvlJc w:val="left"/>
      <w:pPr>
        <w:ind w:left="2160" w:hanging="360"/>
      </w:pPr>
      <w:rPr>
        <w:rFonts w:hint="default" w:ascii="Wingdings" w:hAnsi="Wingdings"/>
      </w:rPr>
    </w:lvl>
    <w:lvl w:ilvl="3" w:tplc="726E5798">
      <w:start w:val="1"/>
      <w:numFmt w:val="bullet"/>
      <w:lvlText w:val=""/>
      <w:lvlJc w:val="left"/>
      <w:pPr>
        <w:ind w:left="2880" w:hanging="360"/>
      </w:pPr>
      <w:rPr>
        <w:rFonts w:hint="default" w:ascii="Symbol" w:hAnsi="Symbol"/>
      </w:rPr>
    </w:lvl>
    <w:lvl w:ilvl="4" w:tplc="BC9AF30C">
      <w:start w:val="1"/>
      <w:numFmt w:val="bullet"/>
      <w:lvlText w:val="o"/>
      <w:lvlJc w:val="left"/>
      <w:pPr>
        <w:ind w:left="3600" w:hanging="360"/>
      </w:pPr>
      <w:rPr>
        <w:rFonts w:hint="default" w:ascii="Courier New" w:hAnsi="Courier New"/>
      </w:rPr>
    </w:lvl>
    <w:lvl w:ilvl="5" w:tplc="9FA60D40">
      <w:start w:val="1"/>
      <w:numFmt w:val="bullet"/>
      <w:lvlText w:val=""/>
      <w:lvlJc w:val="left"/>
      <w:pPr>
        <w:ind w:left="4320" w:hanging="360"/>
      </w:pPr>
      <w:rPr>
        <w:rFonts w:hint="default" w:ascii="Wingdings" w:hAnsi="Wingdings"/>
      </w:rPr>
    </w:lvl>
    <w:lvl w:ilvl="6" w:tplc="9130477C">
      <w:start w:val="1"/>
      <w:numFmt w:val="bullet"/>
      <w:lvlText w:val=""/>
      <w:lvlJc w:val="left"/>
      <w:pPr>
        <w:ind w:left="5040" w:hanging="360"/>
      </w:pPr>
      <w:rPr>
        <w:rFonts w:hint="default" w:ascii="Symbol" w:hAnsi="Symbol"/>
      </w:rPr>
    </w:lvl>
    <w:lvl w:ilvl="7" w:tplc="ED50A730">
      <w:start w:val="1"/>
      <w:numFmt w:val="bullet"/>
      <w:lvlText w:val="o"/>
      <w:lvlJc w:val="left"/>
      <w:pPr>
        <w:ind w:left="5760" w:hanging="360"/>
      </w:pPr>
      <w:rPr>
        <w:rFonts w:hint="default" w:ascii="Courier New" w:hAnsi="Courier New"/>
      </w:rPr>
    </w:lvl>
    <w:lvl w:ilvl="8" w:tplc="600E6C66">
      <w:start w:val="1"/>
      <w:numFmt w:val="bullet"/>
      <w:lvlText w:val=""/>
      <w:lvlJc w:val="left"/>
      <w:pPr>
        <w:ind w:left="6480" w:hanging="360"/>
      </w:pPr>
      <w:rPr>
        <w:rFonts w:hint="default" w:ascii="Wingdings" w:hAnsi="Wingdings"/>
      </w:rPr>
    </w:lvl>
  </w:abstractNum>
  <w:abstractNum w:abstractNumId="68" w15:restartNumberingAfterBreak="0">
    <w:nsid w:val="7D810D2C"/>
    <w:multiLevelType w:val="multilevel"/>
    <w:tmpl w:val="F800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352301">
    <w:abstractNumId w:val="28"/>
  </w:num>
  <w:num w:numId="2" w16cid:durableId="1151170173">
    <w:abstractNumId w:val="53"/>
  </w:num>
  <w:num w:numId="3" w16cid:durableId="1234926515">
    <w:abstractNumId w:val="17"/>
  </w:num>
  <w:num w:numId="4" w16cid:durableId="1276950">
    <w:abstractNumId w:val="34"/>
  </w:num>
  <w:num w:numId="5" w16cid:durableId="1699548411">
    <w:abstractNumId w:val="43"/>
  </w:num>
  <w:num w:numId="6" w16cid:durableId="171382199">
    <w:abstractNumId w:val="65"/>
  </w:num>
  <w:num w:numId="7" w16cid:durableId="1803697044">
    <w:abstractNumId w:val="54"/>
  </w:num>
  <w:num w:numId="8" w16cid:durableId="2073581788">
    <w:abstractNumId w:val="67"/>
  </w:num>
  <w:num w:numId="9" w16cid:durableId="2124766317">
    <w:abstractNumId w:val="0"/>
  </w:num>
  <w:num w:numId="10" w16cid:durableId="4478017">
    <w:abstractNumId w:val="13"/>
  </w:num>
  <w:num w:numId="11" w16cid:durableId="475529458">
    <w:abstractNumId w:val="18"/>
  </w:num>
  <w:num w:numId="12" w16cid:durableId="639111843">
    <w:abstractNumId w:val="1"/>
  </w:num>
  <w:num w:numId="13" w16cid:durableId="683702146">
    <w:abstractNumId w:val="38"/>
  </w:num>
  <w:num w:numId="14" w16cid:durableId="745300975">
    <w:abstractNumId w:val="29"/>
  </w:num>
  <w:num w:numId="15" w16cid:durableId="844200633">
    <w:abstractNumId w:val="57"/>
  </w:num>
  <w:num w:numId="16" w16cid:durableId="872691837">
    <w:abstractNumId w:val="58"/>
  </w:num>
  <w:num w:numId="17" w16cid:durableId="1849444675">
    <w:abstractNumId w:val="47"/>
  </w:num>
  <w:num w:numId="18" w16cid:durableId="277445118">
    <w:abstractNumId w:val="6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i Thi Thanh">
    <w15:presenceInfo w15:providerId="AD" w15:userId="S::thanh.bui@unicons.vn::cc5b012c-f2f7-4b69-9a81-50e1bca43eb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1D"/>
    <w:rsid w:val="000A14A0"/>
    <w:rsid w:val="001C6B66"/>
    <w:rsid w:val="001D4271"/>
    <w:rsid w:val="00225B11"/>
    <w:rsid w:val="00281E2D"/>
    <w:rsid w:val="002A3BAA"/>
    <w:rsid w:val="002C37DF"/>
    <w:rsid w:val="003002FD"/>
    <w:rsid w:val="00355183"/>
    <w:rsid w:val="004C359C"/>
    <w:rsid w:val="0051401D"/>
    <w:rsid w:val="005150B6"/>
    <w:rsid w:val="00596323"/>
    <w:rsid w:val="006226A0"/>
    <w:rsid w:val="006334F8"/>
    <w:rsid w:val="00696C4D"/>
    <w:rsid w:val="006E42AC"/>
    <w:rsid w:val="00734300"/>
    <w:rsid w:val="00750D24"/>
    <w:rsid w:val="00881764"/>
    <w:rsid w:val="008E15BF"/>
    <w:rsid w:val="00A67B38"/>
    <w:rsid w:val="00AA2B80"/>
    <w:rsid w:val="00AA48AA"/>
    <w:rsid w:val="00B668F2"/>
    <w:rsid w:val="00BF310C"/>
    <w:rsid w:val="00C169A8"/>
    <w:rsid w:val="00C32BF0"/>
    <w:rsid w:val="00C36B32"/>
    <w:rsid w:val="00C43C20"/>
    <w:rsid w:val="00CB21A9"/>
    <w:rsid w:val="00E00C8B"/>
    <w:rsid w:val="00FD2497"/>
    <w:rsid w:val="03729DB0"/>
    <w:rsid w:val="2BB4B18D"/>
    <w:rsid w:val="62AF67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2791"/>
  <w15:chartTrackingRefBased/>
  <w15:docId w15:val="{519EA2CE-CB6A-48FF-8E85-A40EB9A8C4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1401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01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01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1401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1401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1401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1401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1401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1401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1401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1401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1401D"/>
    <w:rPr>
      <w:rFonts w:eastAsiaTheme="majorEastAsia" w:cstheme="majorBidi"/>
      <w:color w:val="272727" w:themeColor="text1" w:themeTint="D8"/>
    </w:rPr>
  </w:style>
  <w:style w:type="paragraph" w:styleId="Title">
    <w:name w:val="Title"/>
    <w:basedOn w:val="Normal"/>
    <w:next w:val="Normal"/>
    <w:link w:val="TitleChar"/>
    <w:uiPriority w:val="10"/>
    <w:qFormat/>
    <w:rsid w:val="0051401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1401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1401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14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01D"/>
    <w:pPr>
      <w:spacing w:before="160"/>
      <w:jc w:val="center"/>
    </w:pPr>
    <w:rPr>
      <w:i/>
      <w:iCs/>
      <w:color w:val="404040" w:themeColor="text1" w:themeTint="BF"/>
    </w:rPr>
  </w:style>
  <w:style w:type="character" w:styleId="QuoteChar" w:customStyle="1">
    <w:name w:val="Quote Char"/>
    <w:basedOn w:val="DefaultParagraphFont"/>
    <w:link w:val="Quote"/>
    <w:uiPriority w:val="29"/>
    <w:rsid w:val="0051401D"/>
    <w:rPr>
      <w:i/>
      <w:iCs/>
      <w:color w:val="404040" w:themeColor="text1" w:themeTint="BF"/>
    </w:rPr>
  </w:style>
  <w:style w:type="paragraph" w:styleId="ListParagraph">
    <w:name w:val="List Paragraph"/>
    <w:basedOn w:val="Normal"/>
    <w:uiPriority w:val="34"/>
    <w:qFormat/>
    <w:rsid w:val="0051401D"/>
    <w:pPr>
      <w:ind w:left="720"/>
      <w:contextualSpacing/>
    </w:pPr>
  </w:style>
  <w:style w:type="character" w:styleId="IntenseEmphasis">
    <w:name w:val="Intense Emphasis"/>
    <w:basedOn w:val="DefaultParagraphFont"/>
    <w:uiPriority w:val="21"/>
    <w:qFormat/>
    <w:rsid w:val="0051401D"/>
    <w:rPr>
      <w:i/>
      <w:iCs/>
      <w:color w:val="0F4761" w:themeColor="accent1" w:themeShade="BF"/>
    </w:rPr>
  </w:style>
  <w:style w:type="paragraph" w:styleId="IntenseQuote">
    <w:name w:val="Intense Quote"/>
    <w:basedOn w:val="Normal"/>
    <w:next w:val="Normal"/>
    <w:link w:val="IntenseQuoteChar"/>
    <w:uiPriority w:val="30"/>
    <w:qFormat/>
    <w:rsid w:val="0051401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1401D"/>
    <w:rPr>
      <w:i/>
      <w:iCs/>
      <w:color w:val="0F4761" w:themeColor="accent1" w:themeShade="BF"/>
    </w:rPr>
  </w:style>
  <w:style w:type="character" w:styleId="IntenseReference">
    <w:name w:val="Intense Reference"/>
    <w:basedOn w:val="DefaultParagraphFont"/>
    <w:uiPriority w:val="32"/>
    <w:qFormat/>
    <w:rsid w:val="0051401D"/>
    <w:rPr>
      <w:b/>
      <w:bCs/>
      <w:smallCaps/>
      <w:color w:val="0F4761" w:themeColor="accent1" w:themeShade="BF"/>
      <w:spacing w:val="5"/>
    </w:rPr>
  </w:style>
  <w:style w:type="paragraph" w:styleId="Revision">
    <w:name w:val="Revision"/>
    <w:hidden/>
    <w:uiPriority w:val="99"/>
    <w:semiHidden/>
    <w:rsid w:val="008E15BF"/>
    <w:pPr>
      <w:spacing w:after="0" w:line="240" w:lineRule="auto"/>
    </w:pPr>
  </w:style>
  <w:style w:type="character" w:styleId="CommentReference">
    <w:name w:val="Comment Reference"/>
    <w:basedOn w:val="DefaultParagraphFont"/>
    <w:uiPriority w:val="99"/>
    <w:semiHidden/>
    <w:unhideWhenUsed/>
    <w:rsid w:val="008E15BF"/>
    <w:rPr>
      <w:sz w:val="16"/>
      <w:szCs w:val="16"/>
    </w:rPr>
  </w:style>
  <w:style w:type="paragraph" w:styleId="CommentText">
    <w:name w:val="Comment Text"/>
    <w:basedOn w:val="Normal"/>
    <w:link w:val="CommentTextChar"/>
    <w:uiPriority w:val="99"/>
    <w:unhideWhenUsed/>
    <w:rsid w:val="008E15BF"/>
    <w:pPr>
      <w:spacing w:line="240" w:lineRule="auto"/>
    </w:pPr>
    <w:rPr>
      <w:sz w:val="20"/>
      <w:szCs w:val="20"/>
    </w:rPr>
  </w:style>
  <w:style w:type="character" w:styleId="CommentTextChar" w:customStyle="1">
    <w:name w:val="Comment Text Char"/>
    <w:basedOn w:val="DefaultParagraphFont"/>
    <w:link w:val="CommentText"/>
    <w:uiPriority w:val="99"/>
    <w:rsid w:val="008E15BF"/>
    <w:rPr>
      <w:sz w:val="20"/>
      <w:szCs w:val="20"/>
    </w:rPr>
  </w:style>
  <w:style w:type="paragraph" w:styleId="CommentSubject">
    <w:name w:val="Comment Subject"/>
    <w:basedOn w:val="CommentText"/>
    <w:next w:val="CommentText"/>
    <w:link w:val="CommentSubjectChar"/>
    <w:uiPriority w:val="99"/>
    <w:semiHidden/>
    <w:unhideWhenUsed/>
    <w:rsid w:val="008E15BF"/>
    <w:rPr>
      <w:b/>
      <w:bCs/>
    </w:rPr>
  </w:style>
  <w:style w:type="character" w:styleId="CommentSubjectChar" w:customStyle="1">
    <w:name w:val="Comment Subject Char"/>
    <w:basedOn w:val="CommentTextChar"/>
    <w:link w:val="CommentSubject"/>
    <w:uiPriority w:val="99"/>
    <w:semiHidden/>
    <w:rsid w:val="008E15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Thoai, Dao Duy</dc:creator>
  <keywords/>
  <dc:description/>
  <lastModifiedBy>Gia, Tran Bui Hoang</lastModifiedBy>
  <revision>7</revision>
  <dcterms:created xsi:type="dcterms:W3CDTF">2026-03-06T03:48:00.0000000Z</dcterms:created>
  <dcterms:modified xsi:type="dcterms:W3CDTF">2026-07-08T09:29:52.2784572Z</dcterms:modified>
</coreProperties>
</file>